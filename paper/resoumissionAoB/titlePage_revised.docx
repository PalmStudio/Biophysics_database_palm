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F874" w14:textId="36D421DA" w:rsidR="16ACF378" w:rsidRPr="00C547F4" w:rsidRDefault="16ACF378" w:rsidP="64985156">
      <w:pPr>
        <w:pStyle w:val="Titre"/>
        <w:spacing w:before="240" w:after="240"/>
        <w:jc w:val="both"/>
        <w:rPr>
          <w:lang w:val="en-GB"/>
        </w:rPr>
      </w:pPr>
      <w:r w:rsidRPr="00C547F4">
        <w:rPr>
          <w:rFonts w:ascii="Arial" w:eastAsia="Arial" w:hAnsi="Arial" w:cs="Arial"/>
          <w:b/>
          <w:bCs/>
          <w:sz w:val="24"/>
          <w:szCs w:val="24"/>
          <w:lang w:val="en-GB"/>
        </w:rPr>
        <w:t>A Comprehensive Database of Leaf Temperature, Water, and CO</w:t>
      </w:r>
      <w:r w:rsidRPr="00C547F4">
        <w:rPr>
          <w:rFonts w:ascii="Arial" w:eastAsia="Arial" w:hAnsi="Arial" w:cs="Arial"/>
          <w:b/>
          <w:bCs/>
          <w:sz w:val="24"/>
          <w:szCs w:val="24"/>
          <w:vertAlign w:val="subscript"/>
          <w:lang w:val="en-GB"/>
        </w:rPr>
        <w:t>2</w:t>
      </w:r>
      <w:r w:rsidRPr="00C547F4">
        <w:rPr>
          <w:rFonts w:ascii="Arial" w:eastAsia="Arial" w:hAnsi="Arial" w:cs="Arial"/>
          <w:b/>
          <w:bCs/>
          <w:sz w:val="24"/>
          <w:szCs w:val="24"/>
          <w:lang w:val="en-GB"/>
        </w:rPr>
        <w:t xml:space="preserve"> Fluxes in Young Oil Palm Plants Across Diverse Climate Scenarios</w:t>
      </w:r>
    </w:p>
    <w:p w14:paraId="16C8DD4E" w14:textId="77777777" w:rsidR="009B19A4" w:rsidRPr="00C547F4" w:rsidRDefault="009B19A4" w:rsidP="009B19A4">
      <w:pPr>
        <w:pStyle w:val="Titre1"/>
        <w:rPr>
          <w:ins w:id="0" w:author="Raphaël PEREZ" w:date="2025-07-31T13:53:00Z" w16du:dateUtc="2025-07-31T11:53:00Z"/>
        </w:rPr>
      </w:pPr>
      <w:ins w:id="1" w:author="Raphaël PEREZ" w:date="2025-07-31T13:53:00Z" w16du:dateUtc="2025-07-31T11:53:00Z">
        <w:r w:rsidRPr="00C547F4">
          <w:t>Abstract</w:t>
        </w:r>
      </w:ins>
    </w:p>
    <w:p w14:paraId="32DEAFF6" w14:textId="77777777" w:rsidR="009B19A4" w:rsidRPr="00C547F4" w:rsidRDefault="009B19A4" w:rsidP="009B19A4">
      <w:pPr>
        <w:pStyle w:val="Sansinterligne"/>
        <w:rPr>
          <w:ins w:id="2" w:author="Raphaël PEREZ" w:date="2025-07-31T13:53:00Z" w16du:dateUtc="2025-07-31T11:53:00Z"/>
          <w:lang w:val="en-GB"/>
        </w:rPr>
      </w:pPr>
      <w:ins w:id="3" w:author="Raphaël PEREZ" w:date="2025-07-31T13:53:00Z" w16du:dateUtc="2025-07-31T11:53:00Z">
        <w:r>
          <w:t>Functional-structural plant models (FSPM) replicate plants' responses to their environment and are useful for predicting behavior in a changing climate. However, they rely on detailed measurements of traits, which are difficult to collect consistently across scales,</w:t>
        </w:r>
        <w:r w:rsidRPr="00C547F4">
          <w:rPr>
            <w:lang w:val="en-GB"/>
          </w:rPr>
          <w:t xml:space="preserve"> often limiting model parameterization and thorough evaluation, and thereby reducing confidence in model predictions.</w:t>
        </w:r>
      </w:ins>
    </w:p>
    <w:p w14:paraId="5A0A02AC" w14:textId="60061564" w:rsidR="00B4498B" w:rsidRPr="00B4498B" w:rsidRDefault="009B19A4" w:rsidP="009B19A4">
      <w:pPr>
        <w:pStyle w:val="Sansinterligne"/>
        <w:rPr>
          <w:ins w:id="4" w:author="Raphaël PEREZ" w:date="2025-07-31T13:53:00Z" w16du:dateUtc="2025-07-31T11:53:00Z"/>
          <w:rFonts w:ascii="Times New Roman" w:eastAsia="Times New Roman" w:hAnsi="Times New Roman" w:cs="Times New Roman"/>
          <w:sz w:val="24"/>
          <w:szCs w:val="24"/>
          <w:lang w:val="fr-FR" w:eastAsia="fr-FR"/>
          <w:rPrChange w:id="5" w:author="Raphaël PEREZ" w:date="2025-07-31T14:02:00Z" w16du:dateUtc="2025-07-31T12:02:00Z">
            <w:rPr>
              <w:ins w:id="6" w:author="Raphaël PEREZ" w:date="2025-07-31T13:53:00Z" w16du:dateUtc="2025-07-31T11:53:00Z"/>
              <w:lang w:val="en-GB"/>
            </w:rPr>
          </w:rPrChange>
        </w:rPr>
      </w:pPr>
      <w:ins w:id="7" w:author="Raphaël PEREZ" w:date="2025-07-31T13:53:00Z" w16du:dateUtc="2025-07-31T11:53:00Z">
        <w:r w:rsidRPr="00C547F4">
          <w:rPr>
            <w:lang w:val="en-GB"/>
          </w:rPr>
          <w:t xml:space="preserve">Here, we </w:t>
        </w:r>
        <w:r>
          <w:t>provide</w:t>
        </w:r>
      </w:ins>
      <w:ins w:id="8" w:author="Raphaël PEREZ" w:date="2025-07-31T13:59:00Z" w16du:dateUtc="2025-07-31T11:59:00Z">
        <w:r w:rsidR="00431089">
          <w:t>d</w:t>
        </w:r>
      </w:ins>
      <w:ins w:id="9" w:author="Raphaël PEREZ" w:date="2025-07-31T13:53:00Z" w16du:dateUtc="2025-07-31T11:53:00Z">
        <w:r>
          <w:t xml:space="preserve"> a comprehensive </w:t>
        </w:r>
        <w:r w:rsidRPr="00C547F4">
          <w:rPr>
            <w:lang w:val="en-GB"/>
          </w:rPr>
          <w:t xml:space="preserve">dataset of </w:t>
        </w:r>
        <w:r>
          <w:rPr>
            <w:lang w:val="en-GB"/>
          </w:rPr>
          <w:t xml:space="preserve">structural and </w:t>
        </w:r>
        <w:r w:rsidRPr="00C547F4">
          <w:rPr>
            <w:lang w:val="en-GB"/>
          </w:rPr>
          <w:t xml:space="preserve">biophysical measurements from four </w:t>
        </w:r>
        <w:r>
          <w:rPr>
            <w:lang w:val="en-GB"/>
          </w:rPr>
          <w:t xml:space="preserve">oil palm </w:t>
        </w:r>
        <w:r w:rsidRPr="00C547F4">
          <w:rPr>
            <w:lang w:val="en-GB"/>
          </w:rPr>
          <w:t xml:space="preserve">plants </w:t>
        </w:r>
        <w:r>
          <w:rPr>
            <w:lang w:val="en-GB"/>
          </w:rPr>
          <w:t>(</w:t>
        </w:r>
        <w:r w:rsidRPr="00C547F4">
          <w:rPr>
            <w:i/>
            <w:iCs/>
            <w:lang w:val="en-GB"/>
          </w:rPr>
          <w:t>Elaeis guinnensis</w:t>
        </w:r>
        <w:r>
          <w:rPr>
            <w:i/>
            <w:iCs/>
            <w:lang w:val="en-GB"/>
          </w:rPr>
          <w:t>)</w:t>
        </w:r>
        <w:r w:rsidRPr="00C547F4">
          <w:rPr>
            <w:lang w:val="en-GB"/>
          </w:rPr>
          <w:t xml:space="preserve"> grown</w:t>
        </w:r>
        <w:r>
          <w:rPr>
            <w:lang w:val="en-GB"/>
          </w:rPr>
          <w:t xml:space="preserve"> </w:t>
        </w:r>
        <w:r w:rsidRPr="00C547F4">
          <w:rPr>
            <w:lang w:val="en-GB"/>
          </w:rPr>
          <w:t>under multiple controlled environmental scenarios, including varying CO</w:t>
        </w:r>
        <w:r w:rsidRPr="00C547F4">
          <w:rPr>
            <w:vertAlign w:val="subscript"/>
            <w:lang w:val="en-GB"/>
          </w:rPr>
          <w:t>2</w:t>
        </w:r>
        <w:r w:rsidRPr="00C547F4">
          <w:rPr>
            <w:lang w:val="en-GB"/>
          </w:rPr>
          <w:t xml:space="preserve"> concentrations, light, temperature and humidity conditions. </w:t>
        </w:r>
      </w:ins>
      <w:ins w:id="10" w:author="Raphaël PEREZ" w:date="2025-07-31T14:01:00Z" w16du:dateUtc="2025-07-31T12:01:00Z">
        <w:r w:rsidR="00CB1910">
          <w:t>The dataset include</w:t>
        </w:r>
        <w:r w:rsidR="00CB1910">
          <w:t>d</w:t>
        </w:r>
        <w:r w:rsidR="00CB1910">
          <w:t xml:space="preserve"> detailed reconstructions of the three-dimensional plant structures derived from terrestrial LiDAR point clouds</w:t>
        </w:r>
        <w:r w:rsidR="00CB1910">
          <w:t xml:space="preserve">, and </w:t>
        </w:r>
      </w:ins>
      <w:ins w:id="11" w:author="Raphaël PEREZ" w:date="2025-07-31T13:53:00Z" w16du:dateUtc="2025-07-31T11:53:00Z">
        <w:r>
          <w:rPr>
            <w:lang w:val="en-GB"/>
          </w:rPr>
          <w:t xml:space="preserve">enabled the parametrization of biophysical processes at the leaf scale such as photosynthesis and stomatal conductance, as well as the collection of </w:t>
        </w:r>
        <w:r w:rsidRPr="00C547F4">
          <w:rPr>
            <w:lang w:val="en-GB"/>
          </w:rPr>
          <w:t>plant-scale</w:t>
        </w:r>
        <w:r>
          <w:rPr>
            <w:lang w:val="en-GB"/>
          </w:rPr>
          <w:t xml:space="preserve"> measurements (</w:t>
        </w:r>
        <w:r w:rsidRPr="00C547F4">
          <w:rPr>
            <w:lang w:val="en-GB"/>
          </w:rPr>
          <w:t xml:space="preserve">gas exchange measurements </w:t>
        </w:r>
        <w:r>
          <w:rPr>
            <w:lang w:val="en-GB"/>
          </w:rPr>
          <w:t xml:space="preserve"> of </w:t>
        </w:r>
        <w:r w:rsidRPr="00C547F4">
          <w:rPr>
            <w:lang w:val="en-GB"/>
          </w:rPr>
          <w:t>CO</w:t>
        </w:r>
        <w:r w:rsidRPr="00C547F4">
          <w:rPr>
            <w:vertAlign w:val="subscript"/>
            <w:lang w:val="en-GB"/>
          </w:rPr>
          <w:t>2</w:t>
        </w:r>
        <w:r w:rsidRPr="00C547F4">
          <w:rPr>
            <w:lang w:val="en-GB"/>
          </w:rPr>
          <w:t xml:space="preserve"> and H</w:t>
        </w:r>
        <w:r w:rsidRPr="00C547F4">
          <w:rPr>
            <w:vertAlign w:val="subscript"/>
            <w:lang w:val="en-GB"/>
          </w:rPr>
          <w:t>2</w:t>
        </w:r>
        <w:r w:rsidRPr="00C547F4">
          <w:rPr>
            <w:lang w:val="en-GB"/>
          </w:rPr>
          <w:t>0)</w:t>
        </w:r>
        <w:r>
          <w:rPr>
            <w:lang w:val="en-GB"/>
          </w:rPr>
          <w:t xml:space="preserve">, which </w:t>
        </w:r>
      </w:ins>
      <w:ins w:id="12" w:author="Raphaël PEREZ" w:date="2025-07-31T14:01:00Z" w16du:dateUtc="2025-07-31T12:01:00Z">
        <w:r w:rsidR="00CB1910">
          <w:rPr>
            <w:lang w:val="en-GB"/>
          </w:rPr>
          <w:t>can</w:t>
        </w:r>
      </w:ins>
      <w:ins w:id="13" w:author="Raphaël PEREZ" w:date="2025-07-31T14:02:00Z" w16du:dateUtc="2025-07-31T12:02:00Z">
        <w:r w:rsidR="001F6921">
          <w:rPr>
            <w:lang w:val="en-GB"/>
          </w:rPr>
          <w:t xml:space="preserve"> be</w:t>
        </w:r>
      </w:ins>
      <w:ins w:id="14" w:author="Raphaël PEREZ" w:date="2025-07-31T13:53:00Z" w16du:dateUtc="2025-07-31T11:53:00Z">
        <w:r>
          <w:rPr>
            <w:lang w:val="en-GB"/>
          </w:rPr>
          <w:t xml:space="preserve"> compared</w:t>
        </w:r>
        <w:r w:rsidRPr="00C547F4">
          <w:rPr>
            <w:lang w:val="en-GB"/>
          </w:rPr>
          <w:t xml:space="preserve"> </w:t>
        </w:r>
        <w:r>
          <w:rPr>
            <w:lang w:val="en-GB"/>
          </w:rPr>
          <w:t xml:space="preserve"> with FSPM simulations</w:t>
        </w:r>
        <w:r w:rsidRPr="00C547F4">
          <w:rPr>
            <w:lang w:val="en-GB"/>
          </w:rPr>
          <w:t>.</w:t>
        </w:r>
        <w:r>
          <w:rPr>
            <w:lang w:val="en-GB"/>
          </w:rPr>
          <w:t xml:space="preserve"> </w:t>
        </w:r>
        <w:r w:rsidRPr="00C547F4">
          <w:rPr>
            <w:lang w:val="en-GB"/>
          </w:rPr>
          <w:t xml:space="preserve"> </w:t>
        </w:r>
      </w:ins>
    </w:p>
    <w:p w14:paraId="42FD2B98" w14:textId="38D43E1D" w:rsidR="009B19A4" w:rsidRPr="00CD39B5" w:rsidRDefault="002A5F72" w:rsidP="00CD39B5">
      <w:pPr>
        <w:pStyle w:val="Sansinterligne"/>
        <w:rPr>
          <w:ins w:id="15" w:author="Raphaël PEREZ" w:date="2025-07-31T13:53:00Z" w16du:dateUtc="2025-07-31T11:53:00Z"/>
          <w:lang w:val="en-GB"/>
        </w:rPr>
      </w:pPr>
      <w:ins w:id="16" w:author="Raphaël PEREZ" w:date="2025-07-31T15:55:00Z" w16du:dateUtc="2025-07-31T13:55:00Z">
        <w:r>
          <w:rPr>
            <w:lang w:val="en-GB"/>
          </w:rPr>
          <w:t>T</w:t>
        </w:r>
      </w:ins>
      <w:ins w:id="17" w:author="Raphaël PEREZ" w:date="2025-07-31T15:56:00Z" w16du:dateUtc="2025-07-31T13:56:00Z">
        <w:r>
          <w:rPr>
            <w:lang w:val="en-GB"/>
          </w:rPr>
          <w:t>he t</w:t>
        </w:r>
      </w:ins>
      <w:ins w:id="18" w:author="Raphaël PEREZ" w:date="2025-07-31T14:02:00Z" w16du:dateUtc="2025-07-31T12:02:00Z">
        <w:r w:rsidR="00C106AF">
          <w:rPr>
            <w:lang w:val="en-GB"/>
          </w:rPr>
          <w:t>ree-dimensional re</w:t>
        </w:r>
      </w:ins>
      <w:ins w:id="19" w:author="Raphaël PEREZ" w:date="2025-07-31T14:03:00Z" w16du:dateUtc="2025-07-31T12:03:00Z">
        <w:r w:rsidR="00C106AF">
          <w:rPr>
            <w:lang w:val="en-GB"/>
          </w:rPr>
          <w:t xml:space="preserve">constructions </w:t>
        </w:r>
      </w:ins>
      <w:ins w:id="20" w:author="Raphaël PEREZ" w:date="2025-07-31T15:44:00Z" w16du:dateUtc="2025-07-31T13:44:00Z">
        <w:r w:rsidR="003A1C43">
          <w:rPr>
            <w:lang w:val="en-GB"/>
          </w:rPr>
          <w:t>effectively</w:t>
        </w:r>
      </w:ins>
      <w:ins w:id="21" w:author="Raphaël PEREZ" w:date="2025-07-31T14:03:00Z" w16du:dateUtc="2025-07-31T12:03:00Z">
        <w:r w:rsidR="00C106AF">
          <w:rPr>
            <w:lang w:val="en-GB"/>
          </w:rPr>
          <w:t xml:space="preserve"> represented the architecture of the plants and showed</w:t>
        </w:r>
      </w:ins>
      <w:ins w:id="22" w:author="Raphaël PEREZ" w:date="2025-07-31T13:53:00Z" w16du:dateUtc="2025-07-31T11:53:00Z">
        <w:r w:rsidR="009B19A4">
          <w:rPr>
            <w:lang w:val="en-GB"/>
          </w:rPr>
          <w:t xml:space="preserve"> strong correlation with the measured total leaf area</w:t>
        </w:r>
      </w:ins>
      <w:ins w:id="23" w:author="Raphaël PEREZ" w:date="2025-07-31T14:03:00Z" w16du:dateUtc="2025-07-31T12:03:00Z">
        <w:r w:rsidR="00C106AF">
          <w:rPr>
            <w:lang w:val="en-GB"/>
          </w:rPr>
          <w:t>. Hence, future comp</w:t>
        </w:r>
      </w:ins>
      <w:ins w:id="24" w:author="Raphaël PEREZ" w:date="2025-07-31T14:04:00Z" w16du:dateUtc="2025-07-31T12:04:00Z">
        <w:r w:rsidR="00C106AF">
          <w:rPr>
            <w:lang w:val="en-GB"/>
          </w:rPr>
          <w:t>arison</w:t>
        </w:r>
      </w:ins>
      <w:ins w:id="25" w:author="Raphaël PEREZ" w:date="2025-07-31T14:05:00Z" w16du:dateUtc="2025-07-31T12:05:00Z">
        <w:r w:rsidR="00304EC5">
          <w:rPr>
            <w:lang w:val="en-GB"/>
          </w:rPr>
          <w:t>s</w:t>
        </w:r>
      </w:ins>
      <w:ins w:id="26" w:author="Raphaël PEREZ" w:date="2025-07-31T14:04:00Z" w16du:dateUtc="2025-07-31T12:04:00Z">
        <w:r w:rsidR="00C106AF">
          <w:rPr>
            <w:lang w:val="en-GB"/>
          </w:rPr>
          <w:t xml:space="preserve"> between simulated and observed physiological traits could be </w:t>
        </w:r>
      </w:ins>
      <w:ins w:id="27" w:author="Raphaël PEREZ" w:date="2025-07-31T14:08:00Z" w16du:dateUtc="2025-07-31T12:08:00Z">
        <w:r w:rsidR="00304EC5">
          <w:rPr>
            <w:lang w:val="en-GB"/>
          </w:rPr>
          <w:t>used to evaluate</w:t>
        </w:r>
      </w:ins>
      <w:ins w:id="28" w:author="Raphaël PEREZ" w:date="2025-07-31T15:41:00Z" w16du:dateUtc="2025-07-31T13:41:00Z">
        <w:r w:rsidR="008E7962">
          <w:rPr>
            <w:lang w:val="en-GB"/>
          </w:rPr>
          <w:t xml:space="preserve"> </w:t>
        </w:r>
      </w:ins>
      <w:ins w:id="29" w:author="Raphaël PEREZ" w:date="2025-07-31T14:08:00Z" w16du:dateUtc="2025-07-31T12:08:00Z">
        <w:r w:rsidR="00304EC5">
          <w:rPr>
            <w:lang w:val="en-GB"/>
          </w:rPr>
          <w:t>the quality</w:t>
        </w:r>
      </w:ins>
      <w:ins w:id="30" w:author="Raphaël PEREZ" w:date="2025-07-31T14:07:00Z" w16du:dateUtc="2025-07-31T12:07:00Z">
        <w:r w:rsidR="00304EC5">
          <w:rPr>
            <w:lang w:val="en-GB"/>
          </w:rPr>
          <w:t xml:space="preserve"> of the physiological formalisms</w:t>
        </w:r>
      </w:ins>
      <w:ins w:id="31" w:author="Raphaël PEREZ" w:date="2025-07-31T15:45:00Z" w16du:dateUtc="2025-07-31T13:45:00Z">
        <w:r w:rsidR="00E87DED">
          <w:rPr>
            <w:lang w:val="en-GB"/>
          </w:rPr>
          <w:t xml:space="preserve"> independently</w:t>
        </w:r>
      </w:ins>
      <w:ins w:id="32" w:author="Raphaël PEREZ" w:date="2025-07-31T14:09:00Z" w16du:dateUtc="2025-07-31T12:09:00Z">
        <w:r w:rsidR="00304EC5">
          <w:rPr>
            <w:lang w:val="en-GB"/>
          </w:rPr>
          <w:t>.</w:t>
        </w:r>
      </w:ins>
      <w:ins w:id="33" w:author="Raphaël PEREZ" w:date="2025-07-31T15:56:00Z" w16du:dateUtc="2025-07-31T13:56:00Z">
        <w:r w:rsidRPr="002A5F72">
          <w:t xml:space="preserve"> </w:t>
        </w:r>
        <w:r>
          <w:t>By bridging the scales from individual leaves to the entire plant, this database allows modellers to both calibrate their biophysical models at a fine spatial resolution and evaluate their predictive accuracy at the plant</w:t>
        </w:r>
      </w:ins>
      <w:ins w:id="34" w:author="Raphaël PEREZ" w:date="2025-07-31T15:57:00Z" w16du:dateUtc="2025-07-31T13:57:00Z">
        <w:r w:rsidR="00CD39B5">
          <w:t xml:space="preserve"> scale</w:t>
        </w:r>
      </w:ins>
      <w:ins w:id="35" w:author="Raphaël PEREZ" w:date="2025-07-31T15:56:00Z" w16du:dateUtc="2025-07-31T13:56:00Z">
        <w:r w:rsidR="00CD39B5">
          <w:t xml:space="preserve">. </w:t>
        </w:r>
      </w:ins>
      <w:ins w:id="36" w:author="Raphaël PEREZ" w:date="2025-07-31T16:01:00Z" w16du:dateUtc="2025-07-31T14:01:00Z">
        <w:r w:rsidR="006D6E40">
          <w:t xml:space="preserve">The provided data will facilitate benchmarking of biophysical models, help identify sources of model uncertainty, and ultimately enhance model predictions, which can be applied in various fields, from cognitive studies to decision support </w:t>
        </w:r>
      </w:ins>
      <w:ins w:id="37" w:author="Raphaël PEREZ" w:date="2025-07-31T16:07:00Z" w16du:dateUtc="2025-07-31T14:07:00Z">
        <w:r w:rsidR="00DB50CE">
          <w:t>applications</w:t>
        </w:r>
      </w:ins>
      <w:ins w:id="38" w:author="Raphaël PEREZ" w:date="2025-07-31T16:01:00Z" w16du:dateUtc="2025-07-31T14:01:00Z">
        <w:r w:rsidR="006D6E40">
          <w:t>.</w:t>
        </w:r>
      </w:ins>
    </w:p>
    <w:p w14:paraId="008A9E67" w14:textId="2E44A4C2" w:rsidR="00747C88" w:rsidRPr="009B19A4" w:rsidDel="009B19A4" w:rsidRDefault="009B19A4" w:rsidP="009B19A4">
      <w:pPr>
        <w:pStyle w:val="Sansinterligne"/>
        <w:rPr>
          <w:del w:id="39" w:author="Raphaël PEREZ" w:date="2025-07-31T13:53:00Z" w16du:dateUtc="2025-07-31T11:53:00Z"/>
        </w:rPr>
        <w:pPrChange w:id="40" w:author="Raphaël PEREZ" w:date="2025-07-31T13:56:00Z" w16du:dateUtc="2025-07-31T11:56:00Z">
          <w:pPr>
            <w:pStyle w:val="Titre1"/>
          </w:pPr>
        </w:pPrChange>
      </w:pPr>
      <w:ins w:id="41" w:author="Raphaël PEREZ" w:date="2025-07-31T13:55:00Z" w16du:dateUtc="2025-07-31T11:55:00Z">
        <w:r w:rsidRPr="009B19A4">
          <w:t>Keywords</w:t>
        </w:r>
      </w:ins>
      <w:ins w:id="42" w:author="Raphaël PEREZ" w:date="2025-07-31T13:56:00Z" w16du:dateUtc="2025-07-31T11:56:00Z">
        <w:r>
          <w:t>: FSPM, model evaluation, Elaeis guinnensis</w:t>
        </w:r>
      </w:ins>
      <w:ins w:id="43" w:author="Raphaël PEREZ" w:date="2025-07-31T13:57:00Z" w16du:dateUtc="2025-07-31T11:57:00Z">
        <w:r>
          <w:t>, digital twins, CO</w:t>
        </w:r>
        <w:r w:rsidRPr="009B19A4">
          <w:rPr>
            <w:vertAlign w:val="subscript"/>
            <w:rPrChange w:id="44" w:author="Raphaël PEREZ" w:date="2025-07-31T13:58:00Z" w16du:dateUtc="2025-07-31T11:58:00Z">
              <w:rPr/>
            </w:rPrChange>
          </w:rPr>
          <w:t>2</w:t>
        </w:r>
        <w:r>
          <w:t xml:space="preserve"> fluxes </w:t>
        </w:r>
      </w:ins>
      <w:del w:id="45" w:author="Raphaël PEREZ" w:date="2025-07-31T13:53:00Z" w16du:dateUtc="2025-07-31T11:53:00Z">
        <w:r w:rsidR="00747C88" w:rsidRPr="009B19A4" w:rsidDel="009B19A4">
          <w:delText>Abstract</w:delText>
        </w:r>
      </w:del>
    </w:p>
    <w:p w14:paraId="49BDD7DA" w14:textId="1BEF5113" w:rsidR="00856ECD" w:rsidRPr="00C547F4" w:rsidDel="009B19A4" w:rsidRDefault="00E502FE" w:rsidP="009B19A4">
      <w:pPr>
        <w:pStyle w:val="Sansinterligne"/>
        <w:rPr>
          <w:del w:id="46" w:author="Raphaël PEREZ" w:date="2025-07-31T13:53:00Z" w16du:dateUtc="2025-07-31T11:53:00Z"/>
          <w:lang w:val="en-GB"/>
        </w:rPr>
        <w:pPrChange w:id="47" w:author="Raphaël PEREZ" w:date="2025-07-31T13:56:00Z" w16du:dateUtc="2025-07-31T11:56:00Z">
          <w:pPr>
            <w:pStyle w:val="Titre1"/>
          </w:pPr>
        </w:pPrChange>
      </w:pPr>
      <w:del w:id="48" w:author="Raphaël PEREZ" w:date="2025-07-31T13:53:00Z" w16du:dateUtc="2025-07-31T11:53:00Z">
        <w:r w:rsidRPr="00C547F4" w:rsidDel="009B19A4">
          <w:rPr>
            <w:lang w:val="en-GB"/>
          </w:rPr>
          <w:delText xml:space="preserve">Functional-structural plant models (FSPM) aim to replicate the intricate ecophysiological and developmental responses of plants to their </w:delText>
        </w:r>
        <w:r w:rsidR="00287142" w:rsidRPr="00C547F4" w:rsidDel="009B19A4">
          <w:rPr>
            <w:lang w:val="en-GB"/>
          </w:rPr>
          <w:delText>environment</w:delText>
        </w:r>
        <w:r w:rsidRPr="00C547F4" w:rsidDel="009B19A4">
          <w:rPr>
            <w:lang w:val="en-GB"/>
          </w:rPr>
          <w:delText xml:space="preserve">. These models </w:delText>
        </w:r>
        <w:r w:rsidR="004A1AB9" w:rsidRPr="00C547F4" w:rsidDel="009B19A4">
          <w:rPr>
            <w:lang w:val="en-GB"/>
          </w:rPr>
          <w:delText xml:space="preserve">are </w:delText>
        </w:r>
        <w:r w:rsidRPr="00C547F4" w:rsidDel="009B19A4">
          <w:rPr>
            <w:lang w:val="en-GB"/>
          </w:rPr>
          <w:delText xml:space="preserve">valuable for </w:delText>
        </w:r>
        <w:r w:rsidR="004A1AB9" w:rsidRPr="00C547F4" w:rsidDel="009B19A4">
          <w:rPr>
            <w:lang w:val="en-GB"/>
          </w:rPr>
          <w:delText xml:space="preserve">projecting </w:delText>
        </w:r>
        <w:r w:rsidRPr="00C547F4" w:rsidDel="009B19A4">
          <w:rPr>
            <w:lang w:val="en-GB"/>
          </w:rPr>
          <w:delText>plant behavio</w:delText>
        </w:r>
        <w:r w:rsidR="008509FC" w:rsidRPr="00C547F4" w:rsidDel="009B19A4">
          <w:rPr>
            <w:lang w:val="en-GB"/>
          </w:rPr>
          <w:delText>u</w:delText>
        </w:r>
        <w:r w:rsidRPr="00C547F4" w:rsidDel="009B19A4">
          <w:rPr>
            <w:lang w:val="en-GB"/>
          </w:rPr>
          <w:delText xml:space="preserve">r in a changing climate but rely </w:delText>
        </w:r>
        <w:r w:rsidR="00E13C83" w:rsidRPr="00C547F4" w:rsidDel="009B19A4">
          <w:rPr>
            <w:lang w:val="en-GB"/>
          </w:rPr>
          <w:delText xml:space="preserve">heavily </w:delText>
        </w:r>
        <w:r w:rsidRPr="00C547F4" w:rsidDel="009B19A4">
          <w:rPr>
            <w:lang w:val="en-GB"/>
          </w:rPr>
          <w:delText xml:space="preserve">on detailed </w:delText>
        </w:r>
        <w:r w:rsidR="004A1AB9" w:rsidRPr="00C547F4" w:rsidDel="009B19A4">
          <w:rPr>
            <w:lang w:val="en-GB"/>
          </w:rPr>
          <w:delText xml:space="preserve">measurements of </w:delText>
        </w:r>
        <w:r w:rsidRPr="00C547F4" w:rsidDel="009B19A4">
          <w:rPr>
            <w:lang w:val="en-GB"/>
          </w:rPr>
          <w:delText xml:space="preserve">structural and ecophysiological </w:delText>
        </w:r>
        <w:r w:rsidR="004A1AB9" w:rsidRPr="00C547F4" w:rsidDel="009B19A4">
          <w:rPr>
            <w:lang w:val="en-GB"/>
          </w:rPr>
          <w:delText xml:space="preserve">traits </w:delText>
        </w:r>
        <w:r w:rsidR="00DE7892" w:rsidRPr="00C547F4" w:rsidDel="009B19A4">
          <w:rPr>
            <w:lang w:val="en-GB"/>
          </w:rPr>
          <w:delText xml:space="preserve">for their </w:delText>
        </w:r>
        <w:r w:rsidR="004A1AB9" w:rsidRPr="00C547F4" w:rsidDel="009B19A4">
          <w:rPr>
            <w:lang w:val="en-GB"/>
          </w:rPr>
          <w:delText>parameterization</w:delText>
        </w:r>
        <w:r w:rsidRPr="00C547F4" w:rsidDel="009B19A4">
          <w:rPr>
            <w:lang w:val="en-GB"/>
          </w:rPr>
          <w:delText xml:space="preserve">. </w:delText>
        </w:r>
        <w:r w:rsidR="002E3E49" w:rsidRPr="00C547F4" w:rsidDel="009B19A4">
          <w:rPr>
            <w:lang w:val="en-GB"/>
          </w:rPr>
          <w:delText xml:space="preserve">However, </w:delText>
        </w:r>
        <w:r w:rsidR="0084083F" w:rsidRPr="00C547F4" w:rsidDel="009B19A4">
          <w:rPr>
            <w:lang w:val="en-GB"/>
          </w:rPr>
          <w:delText xml:space="preserve">collecting </w:delText>
        </w:r>
        <w:r w:rsidR="00F813F5" w:rsidRPr="00C547F4" w:rsidDel="009B19A4">
          <w:rPr>
            <w:lang w:val="en-GB"/>
          </w:rPr>
          <w:delText xml:space="preserve">these measurements </w:delText>
        </w:r>
        <w:r w:rsidR="007E5A8E" w:rsidRPr="00C547F4" w:rsidDel="009B19A4">
          <w:rPr>
            <w:lang w:val="en-GB"/>
          </w:rPr>
          <w:delText xml:space="preserve">simultaneously and consistently at </w:delText>
        </w:r>
        <w:r w:rsidR="00EE583B" w:rsidRPr="00C547F4" w:rsidDel="009B19A4">
          <w:rPr>
            <w:lang w:val="en-GB"/>
          </w:rPr>
          <w:delText>multiple scale</w:delText>
        </w:r>
        <w:r w:rsidR="007E5A8E" w:rsidRPr="00C547F4" w:rsidDel="009B19A4">
          <w:rPr>
            <w:lang w:val="en-GB"/>
          </w:rPr>
          <w:delText>s</w:delText>
        </w:r>
        <w:r w:rsidR="00EE583B" w:rsidRPr="00C547F4" w:rsidDel="009B19A4">
          <w:rPr>
            <w:lang w:val="en-GB"/>
          </w:rPr>
          <w:delText xml:space="preserve"> </w:delText>
        </w:r>
        <w:r w:rsidR="007E5A8E" w:rsidRPr="00C547F4" w:rsidDel="009B19A4">
          <w:rPr>
            <w:lang w:val="en-GB"/>
          </w:rPr>
          <w:delText xml:space="preserve">remains a challenge, </w:delText>
        </w:r>
        <w:r w:rsidR="00EE583B" w:rsidRPr="00C547F4" w:rsidDel="009B19A4">
          <w:rPr>
            <w:lang w:val="en-GB"/>
          </w:rPr>
          <w:delText>often limit</w:delText>
        </w:r>
        <w:r w:rsidR="007E5A8E" w:rsidRPr="00C547F4" w:rsidDel="009B19A4">
          <w:rPr>
            <w:lang w:val="en-GB"/>
          </w:rPr>
          <w:delText>ing</w:delText>
        </w:r>
        <w:r w:rsidR="00EE583B" w:rsidRPr="00C547F4" w:rsidDel="009B19A4">
          <w:rPr>
            <w:lang w:val="en-GB"/>
          </w:rPr>
          <w:delText xml:space="preserve"> model parameterization and </w:delText>
        </w:r>
        <w:r w:rsidR="0011007B" w:rsidRPr="00C547F4" w:rsidDel="009B19A4">
          <w:rPr>
            <w:lang w:val="en-GB"/>
          </w:rPr>
          <w:delText xml:space="preserve">thorough </w:delText>
        </w:r>
        <w:r w:rsidR="00EE583B" w:rsidRPr="00C547F4" w:rsidDel="009B19A4">
          <w:rPr>
            <w:lang w:val="en-GB"/>
          </w:rPr>
          <w:delText>evaluation</w:delText>
        </w:r>
        <w:r w:rsidR="00F0037D" w:rsidRPr="00C547F4" w:rsidDel="009B19A4">
          <w:rPr>
            <w:lang w:val="en-GB"/>
          </w:rPr>
          <w:delText>, and thereby</w:delText>
        </w:r>
        <w:r w:rsidR="00EE583B" w:rsidRPr="00C547F4" w:rsidDel="009B19A4">
          <w:rPr>
            <w:lang w:val="en-GB"/>
          </w:rPr>
          <w:delText xml:space="preserve"> </w:delText>
        </w:r>
        <w:r w:rsidR="00F0037D" w:rsidRPr="00C547F4" w:rsidDel="009B19A4">
          <w:rPr>
            <w:lang w:val="en-GB"/>
          </w:rPr>
          <w:delText>reducing</w:delText>
        </w:r>
        <w:r w:rsidR="00104420" w:rsidRPr="00C547F4" w:rsidDel="009B19A4">
          <w:rPr>
            <w:lang w:val="en-GB"/>
          </w:rPr>
          <w:delText xml:space="preserve"> confidence in </w:delText>
        </w:r>
        <w:r w:rsidR="00FE4FA6" w:rsidRPr="00C547F4" w:rsidDel="009B19A4">
          <w:rPr>
            <w:lang w:val="en-GB"/>
          </w:rPr>
          <w:delText>model predictions</w:delText>
        </w:r>
        <w:r w:rsidRPr="00C547F4" w:rsidDel="009B19A4">
          <w:rPr>
            <w:lang w:val="en-GB"/>
          </w:rPr>
          <w:delText>.</w:delText>
        </w:r>
      </w:del>
    </w:p>
    <w:p w14:paraId="447A23B5" w14:textId="445F4AE4" w:rsidR="0068478D" w:rsidRPr="00C547F4" w:rsidDel="009B19A4" w:rsidRDefault="00EE583B" w:rsidP="009B19A4">
      <w:pPr>
        <w:pStyle w:val="Sansinterligne"/>
        <w:rPr>
          <w:del w:id="49" w:author="Raphaël PEREZ" w:date="2025-07-31T13:53:00Z" w16du:dateUtc="2025-07-31T11:53:00Z"/>
          <w:lang w:val="en-GB"/>
        </w:rPr>
        <w:pPrChange w:id="50" w:author="Raphaël PEREZ" w:date="2025-07-31T13:56:00Z" w16du:dateUtc="2025-07-31T11:56:00Z">
          <w:pPr>
            <w:pStyle w:val="Titre1"/>
          </w:pPr>
        </w:pPrChange>
      </w:pPr>
      <w:del w:id="51" w:author="Raphaël PEREZ" w:date="2025-07-31T13:53:00Z" w16du:dateUtc="2025-07-31T11:53:00Z">
        <w:r w:rsidRPr="00C547F4" w:rsidDel="009B19A4">
          <w:rPr>
            <w:lang w:val="en-GB"/>
          </w:rPr>
          <w:delText>Here, we propose a comprehensive dataset of</w:delText>
        </w:r>
        <w:r w:rsidR="00C939AD" w:rsidRPr="00C547F4" w:rsidDel="009B19A4">
          <w:rPr>
            <w:lang w:val="en-GB"/>
          </w:rPr>
          <w:delText xml:space="preserve"> biophysical </w:delText>
        </w:r>
        <w:r w:rsidRPr="00C547F4" w:rsidDel="009B19A4">
          <w:rPr>
            <w:lang w:val="en-GB"/>
          </w:rPr>
          <w:delText xml:space="preserve">measurements </w:delText>
        </w:r>
        <w:r w:rsidR="00334DC4" w:rsidRPr="00C547F4" w:rsidDel="009B19A4">
          <w:rPr>
            <w:lang w:val="en-GB"/>
          </w:rPr>
          <w:delText xml:space="preserve">from </w:delText>
        </w:r>
        <w:r w:rsidR="00BB11BE" w:rsidRPr="00C547F4" w:rsidDel="009B19A4">
          <w:rPr>
            <w:lang w:val="en-GB"/>
          </w:rPr>
          <w:delText>four</w:delText>
        </w:r>
        <w:r w:rsidRPr="00C547F4" w:rsidDel="009B19A4">
          <w:rPr>
            <w:lang w:val="en-GB"/>
          </w:rPr>
          <w:delText xml:space="preserve"> </w:delText>
        </w:r>
        <w:r w:rsidR="00BD0E2D" w:rsidDel="009B19A4">
          <w:rPr>
            <w:lang w:val="en-GB"/>
          </w:rPr>
          <w:delText xml:space="preserve">oil palm </w:delText>
        </w:r>
        <w:r w:rsidR="00C26906" w:rsidRPr="00C547F4" w:rsidDel="009B19A4">
          <w:rPr>
            <w:lang w:val="en-GB"/>
          </w:rPr>
          <w:delText xml:space="preserve">plants </w:delText>
        </w:r>
        <w:r w:rsidRPr="00C547F4" w:rsidDel="009B19A4">
          <w:rPr>
            <w:lang w:val="en-GB"/>
          </w:rPr>
          <w:delText>grown</w:delText>
        </w:r>
        <w:r w:rsidR="00BD0E2D" w:rsidDel="009B19A4">
          <w:rPr>
            <w:lang w:val="en-GB"/>
          </w:rPr>
          <w:delText xml:space="preserve"> (</w:delText>
        </w:r>
        <w:r w:rsidR="00BD0E2D" w:rsidRPr="00C547F4" w:rsidDel="009B19A4">
          <w:rPr>
            <w:i/>
            <w:iCs/>
            <w:lang w:val="en-GB"/>
          </w:rPr>
          <w:delText>Elaeis guinnensis</w:delText>
        </w:r>
        <w:r w:rsidR="00BD0E2D" w:rsidDel="009B19A4">
          <w:rPr>
            <w:i/>
            <w:iCs/>
            <w:lang w:val="en-GB"/>
          </w:rPr>
          <w:delText>)</w:delText>
        </w:r>
        <w:r w:rsidRPr="00C547F4" w:rsidDel="009B19A4">
          <w:rPr>
            <w:lang w:val="en-GB"/>
          </w:rPr>
          <w:delText xml:space="preserve"> in </w:delText>
        </w:r>
        <w:r w:rsidR="00C26906" w:rsidRPr="00C547F4" w:rsidDel="009B19A4">
          <w:rPr>
            <w:lang w:val="en-GB"/>
          </w:rPr>
          <w:delText>controlled environment</w:delText>
        </w:r>
        <w:r w:rsidR="002B3F4F" w:rsidRPr="00C547F4" w:rsidDel="009B19A4">
          <w:rPr>
            <w:lang w:val="en-GB"/>
          </w:rPr>
          <w:delText>s</w:delText>
        </w:r>
        <w:r w:rsidR="00642355" w:rsidRPr="00C547F4" w:rsidDel="009B19A4">
          <w:rPr>
            <w:lang w:val="en-GB"/>
          </w:rPr>
          <w:delText>. The dataset includes detailed reconstruction</w:delText>
        </w:r>
        <w:r w:rsidR="003C05BF" w:rsidRPr="00C547F4" w:rsidDel="009B19A4">
          <w:rPr>
            <w:lang w:val="en-GB"/>
          </w:rPr>
          <w:delText>s</w:delText>
        </w:r>
        <w:r w:rsidR="00642355" w:rsidRPr="00C547F4" w:rsidDel="009B19A4">
          <w:rPr>
            <w:lang w:val="en-GB"/>
          </w:rPr>
          <w:delText xml:space="preserve"> of the </w:delText>
        </w:r>
        <w:r w:rsidR="000044BF" w:rsidRPr="00C547F4" w:rsidDel="009B19A4">
          <w:rPr>
            <w:lang w:val="en-GB"/>
          </w:rPr>
          <w:delText>three-</w:delText>
        </w:r>
        <w:r w:rsidR="009A710F" w:rsidRPr="00C547F4" w:rsidDel="009B19A4">
          <w:rPr>
            <w:lang w:val="en-GB"/>
          </w:rPr>
          <w:delText>dimensional</w:delText>
        </w:r>
        <w:r w:rsidR="00642355" w:rsidRPr="00C547F4" w:rsidDel="009B19A4">
          <w:rPr>
            <w:lang w:val="en-GB"/>
          </w:rPr>
          <w:delText xml:space="preserve"> plant structure</w:delText>
        </w:r>
        <w:r w:rsidR="003C05BF" w:rsidRPr="00C547F4" w:rsidDel="009B19A4">
          <w:rPr>
            <w:lang w:val="en-GB"/>
          </w:rPr>
          <w:delText>s</w:delText>
        </w:r>
        <w:r w:rsidR="00642355" w:rsidRPr="00C547F4" w:rsidDel="009B19A4">
          <w:rPr>
            <w:lang w:val="en-GB"/>
          </w:rPr>
          <w:delText xml:space="preserve"> </w:delText>
        </w:r>
        <w:r w:rsidRPr="00C547F4" w:rsidDel="009B19A4">
          <w:rPr>
            <w:lang w:val="en-GB"/>
          </w:rPr>
          <w:delText xml:space="preserve">derived </w:delText>
        </w:r>
        <w:r w:rsidR="00642355" w:rsidRPr="00C547F4" w:rsidDel="009B19A4">
          <w:rPr>
            <w:lang w:val="en-GB"/>
          </w:rPr>
          <w:delText>from terrestrial LiDAR point clouds</w:delText>
        </w:r>
        <w:r w:rsidR="00287142" w:rsidRPr="00C547F4" w:rsidDel="009B19A4">
          <w:rPr>
            <w:lang w:val="en-GB"/>
          </w:rPr>
          <w:delText xml:space="preserve"> and </w:delText>
        </w:r>
        <w:r w:rsidR="0076504B" w:rsidRPr="00C547F4" w:rsidDel="009B19A4">
          <w:rPr>
            <w:lang w:val="en-GB"/>
          </w:rPr>
          <w:delText xml:space="preserve">leaf-scale </w:delText>
        </w:r>
        <w:r w:rsidRPr="00C547F4" w:rsidDel="009B19A4">
          <w:rPr>
            <w:lang w:val="en-GB"/>
          </w:rPr>
          <w:delText>gas exchange measurements</w:delText>
        </w:r>
        <w:r w:rsidR="00E57D28" w:rsidRPr="00C547F4" w:rsidDel="009B19A4">
          <w:rPr>
            <w:lang w:val="en-GB"/>
          </w:rPr>
          <w:delText xml:space="preserve"> </w:delText>
        </w:r>
        <w:r w:rsidR="0076504B" w:rsidRPr="00C547F4" w:rsidDel="009B19A4">
          <w:rPr>
            <w:lang w:val="en-GB"/>
          </w:rPr>
          <w:delText>for parameteri</w:delText>
        </w:r>
        <w:r w:rsidR="00820E05" w:rsidRPr="00C547F4" w:rsidDel="009B19A4">
          <w:rPr>
            <w:lang w:val="en-GB"/>
          </w:rPr>
          <w:delText>s</w:delText>
        </w:r>
        <w:r w:rsidR="0076504B" w:rsidRPr="00C547F4" w:rsidDel="009B19A4">
          <w:rPr>
            <w:lang w:val="en-GB"/>
          </w:rPr>
          <w:delText xml:space="preserve">ing </w:delText>
        </w:r>
        <w:r w:rsidRPr="00C547F4" w:rsidDel="009B19A4">
          <w:rPr>
            <w:lang w:val="en-GB"/>
          </w:rPr>
          <w:delText>leaf physiology</w:delText>
        </w:r>
        <w:r w:rsidR="00642355" w:rsidRPr="00C547F4" w:rsidDel="009B19A4">
          <w:rPr>
            <w:lang w:val="en-GB"/>
          </w:rPr>
          <w:delText xml:space="preserve">. </w:delText>
        </w:r>
        <w:r w:rsidR="004164DC" w:rsidRPr="00C547F4" w:rsidDel="009B19A4">
          <w:rPr>
            <w:lang w:val="en-GB"/>
          </w:rPr>
          <w:delText xml:space="preserve">We also provide </w:delText>
        </w:r>
        <w:r w:rsidR="00610BCB" w:rsidRPr="00C547F4" w:rsidDel="009B19A4">
          <w:rPr>
            <w:lang w:val="en-GB"/>
          </w:rPr>
          <w:delText>plant-</w:delText>
        </w:r>
        <w:r w:rsidR="0029049B" w:rsidRPr="00C547F4" w:rsidDel="009B19A4">
          <w:rPr>
            <w:lang w:val="en-GB"/>
          </w:rPr>
          <w:delText xml:space="preserve">scale gas exchange measurements </w:delText>
        </w:r>
        <w:r w:rsidR="000E5616" w:rsidRPr="00C547F4" w:rsidDel="009B19A4">
          <w:rPr>
            <w:lang w:val="en-GB"/>
          </w:rPr>
          <w:delText>(</w:delText>
        </w:r>
        <w:r w:rsidR="0029049B" w:rsidRPr="00C547F4" w:rsidDel="009B19A4">
          <w:rPr>
            <w:lang w:val="en-GB"/>
          </w:rPr>
          <w:delText>CO</w:delText>
        </w:r>
        <w:r w:rsidR="0029049B" w:rsidRPr="00C547F4" w:rsidDel="009B19A4">
          <w:rPr>
            <w:vertAlign w:val="subscript"/>
            <w:lang w:val="en-GB"/>
          </w:rPr>
          <w:delText>2</w:delText>
        </w:r>
        <w:r w:rsidR="0029049B" w:rsidRPr="00C547F4" w:rsidDel="009B19A4">
          <w:rPr>
            <w:lang w:val="en-GB"/>
          </w:rPr>
          <w:delText xml:space="preserve"> and </w:delText>
        </w:r>
        <w:r w:rsidR="000E5616" w:rsidRPr="00C547F4" w:rsidDel="009B19A4">
          <w:rPr>
            <w:lang w:val="en-GB"/>
          </w:rPr>
          <w:delText>H</w:delText>
        </w:r>
        <w:r w:rsidR="000E5616" w:rsidRPr="00C547F4" w:rsidDel="009B19A4">
          <w:rPr>
            <w:vertAlign w:val="subscript"/>
            <w:lang w:val="en-GB"/>
          </w:rPr>
          <w:delText>2</w:delText>
        </w:r>
        <w:r w:rsidR="000E5616" w:rsidRPr="00C547F4" w:rsidDel="009B19A4">
          <w:rPr>
            <w:lang w:val="en-GB"/>
          </w:rPr>
          <w:delText>0)</w:delText>
        </w:r>
        <w:r w:rsidR="0029049B" w:rsidRPr="00C547F4" w:rsidDel="009B19A4">
          <w:rPr>
            <w:lang w:val="en-GB"/>
          </w:rPr>
          <w:delText xml:space="preserve"> and </w:delText>
        </w:r>
        <w:r w:rsidR="00B7319D" w:rsidRPr="00C547F4" w:rsidDel="009B19A4">
          <w:rPr>
            <w:lang w:val="en-GB"/>
          </w:rPr>
          <w:delText xml:space="preserve">leaf </w:delText>
        </w:r>
        <w:r w:rsidR="0029049B" w:rsidRPr="00C547F4" w:rsidDel="009B19A4">
          <w:rPr>
            <w:lang w:val="en-GB"/>
          </w:rPr>
          <w:delText>temperature</w:delText>
        </w:r>
        <w:r w:rsidR="00AC5DAB" w:rsidRPr="00C547F4" w:rsidDel="009B19A4">
          <w:rPr>
            <w:lang w:val="en-GB"/>
          </w:rPr>
          <w:delText xml:space="preserve"> data</w:delText>
        </w:r>
        <w:r w:rsidR="0029049B" w:rsidRPr="00C547F4" w:rsidDel="009B19A4">
          <w:rPr>
            <w:lang w:val="en-GB"/>
          </w:rPr>
          <w:delText xml:space="preserve"> </w:delText>
        </w:r>
        <w:r w:rsidR="0011387B" w:rsidRPr="00C547F4" w:rsidDel="009B19A4">
          <w:rPr>
            <w:lang w:val="en-GB"/>
          </w:rPr>
          <w:delText xml:space="preserve">under </w:delText>
        </w:r>
        <w:r w:rsidR="0029049B" w:rsidRPr="00C547F4" w:rsidDel="009B19A4">
          <w:rPr>
            <w:lang w:val="en-GB"/>
          </w:rPr>
          <w:delText xml:space="preserve">multiple </w:delText>
        </w:r>
        <w:r w:rsidR="00EF51A4" w:rsidRPr="00C547F4" w:rsidDel="009B19A4">
          <w:rPr>
            <w:lang w:val="en-GB"/>
          </w:rPr>
          <w:delText xml:space="preserve">controlled </w:delText>
        </w:r>
        <w:r w:rsidR="0029049B" w:rsidRPr="00C547F4" w:rsidDel="009B19A4">
          <w:rPr>
            <w:lang w:val="en-GB"/>
          </w:rPr>
          <w:delText xml:space="preserve">environmental scenarios, including </w:delText>
        </w:r>
        <w:r w:rsidR="00800CC8" w:rsidRPr="00C547F4" w:rsidDel="009B19A4">
          <w:rPr>
            <w:lang w:val="en-GB"/>
          </w:rPr>
          <w:delText xml:space="preserve">varying </w:delText>
        </w:r>
        <w:r w:rsidR="0029049B" w:rsidRPr="00C547F4" w:rsidDel="009B19A4">
          <w:rPr>
            <w:lang w:val="en-GB"/>
          </w:rPr>
          <w:delText>CO</w:delText>
        </w:r>
        <w:r w:rsidR="0029049B" w:rsidRPr="00C547F4" w:rsidDel="009B19A4">
          <w:rPr>
            <w:vertAlign w:val="subscript"/>
            <w:lang w:val="en-GB"/>
          </w:rPr>
          <w:delText>2</w:delText>
        </w:r>
        <w:r w:rsidR="0029049B" w:rsidRPr="00C547F4" w:rsidDel="009B19A4">
          <w:rPr>
            <w:lang w:val="en-GB"/>
          </w:rPr>
          <w:delText xml:space="preserve"> </w:delText>
        </w:r>
        <w:r w:rsidR="00FA1E5A" w:rsidRPr="00C547F4" w:rsidDel="009B19A4">
          <w:rPr>
            <w:lang w:val="en-GB"/>
          </w:rPr>
          <w:delText>concentrations</w:delText>
        </w:r>
        <w:r w:rsidR="006C1F00" w:rsidRPr="00C547F4" w:rsidDel="009B19A4">
          <w:rPr>
            <w:lang w:val="en-GB"/>
          </w:rPr>
          <w:delText xml:space="preserve">, </w:delText>
        </w:r>
        <w:r w:rsidR="0029049B" w:rsidRPr="00C547F4" w:rsidDel="009B19A4">
          <w:rPr>
            <w:lang w:val="en-GB"/>
          </w:rPr>
          <w:delText>light</w:delText>
        </w:r>
        <w:r w:rsidR="003C05BF" w:rsidRPr="00C547F4" w:rsidDel="009B19A4">
          <w:rPr>
            <w:lang w:val="en-GB"/>
          </w:rPr>
          <w:delText xml:space="preserve">, </w:delText>
        </w:r>
        <w:r w:rsidR="0029049B" w:rsidRPr="00C547F4" w:rsidDel="009B19A4">
          <w:rPr>
            <w:lang w:val="en-GB"/>
          </w:rPr>
          <w:delText>temperature</w:delText>
        </w:r>
        <w:r w:rsidR="003C05BF" w:rsidRPr="00C547F4" w:rsidDel="009B19A4">
          <w:rPr>
            <w:lang w:val="en-GB"/>
          </w:rPr>
          <w:delText xml:space="preserve"> and humidity</w:delText>
        </w:r>
        <w:r w:rsidR="0029049B" w:rsidRPr="00C547F4" w:rsidDel="009B19A4">
          <w:rPr>
            <w:lang w:val="en-GB"/>
          </w:rPr>
          <w:delText xml:space="preserve"> </w:delText>
        </w:r>
        <w:r w:rsidR="009619E7" w:rsidRPr="00C547F4" w:rsidDel="009B19A4">
          <w:rPr>
            <w:lang w:val="en-GB"/>
          </w:rPr>
          <w:delText>conditions</w:delText>
        </w:r>
        <w:r w:rsidR="0029049B" w:rsidRPr="00C547F4" w:rsidDel="009B19A4">
          <w:rPr>
            <w:lang w:val="en-GB"/>
          </w:rPr>
          <w:delText>.</w:delText>
        </w:r>
        <w:r w:rsidR="00642355" w:rsidRPr="00C547F4" w:rsidDel="009B19A4">
          <w:rPr>
            <w:lang w:val="en-GB"/>
          </w:rPr>
          <w:delText xml:space="preserve"> </w:delText>
        </w:r>
        <w:r w:rsidR="0029049B" w:rsidRPr="00C547F4" w:rsidDel="009B19A4">
          <w:rPr>
            <w:lang w:val="en-GB"/>
          </w:rPr>
          <w:delText xml:space="preserve">Our aim </w:delText>
        </w:r>
        <w:r w:rsidR="00A51008" w:rsidRPr="00C547F4" w:rsidDel="009B19A4">
          <w:rPr>
            <w:lang w:val="en-GB"/>
          </w:rPr>
          <w:delText xml:space="preserve">is </w:delText>
        </w:r>
        <w:r w:rsidR="0029049B" w:rsidRPr="00C547F4" w:rsidDel="009B19A4">
          <w:rPr>
            <w:lang w:val="en-GB"/>
          </w:rPr>
          <w:delText xml:space="preserve">to </w:delText>
        </w:r>
        <w:r w:rsidR="00F468C6" w:rsidRPr="00C547F4" w:rsidDel="009B19A4">
          <w:rPr>
            <w:lang w:val="en-GB"/>
          </w:rPr>
          <w:delText xml:space="preserve">create </w:delText>
        </w:r>
        <w:r w:rsidR="0029049B" w:rsidRPr="00C547F4" w:rsidDel="009B19A4">
          <w:rPr>
            <w:lang w:val="en-GB"/>
          </w:rPr>
          <w:delText xml:space="preserve">a digital twin of the four plants </w:delText>
        </w:r>
        <w:r w:rsidR="00B72B06" w:rsidRPr="00C547F4" w:rsidDel="009B19A4">
          <w:rPr>
            <w:lang w:val="en-GB"/>
          </w:rPr>
          <w:delText>to facilitate</w:delText>
        </w:r>
        <w:r w:rsidR="0029049B" w:rsidRPr="00C547F4" w:rsidDel="009B19A4">
          <w:rPr>
            <w:lang w:val="en-GB"/>
          </w:rPr>
          <w:delText xml:space="preserve"> </w:delText>
        </w:r>
        <w:r w:rsidR="00B72B06" w:rsidRPr="00C547F4" w:rsidDel="009B19A4">
          <w:rPr>
            <w:lang w:val="en-GB"/>
          </w:rPr>
          <w:delText>FSPM</w:delText>
        </w:r>
        <w:r w:rsidR="0029049B" w:rsidRPr="00C547F4" w:rsidDel="009B19A4">
          <w:rPr>
            <w:lang w:val="en-GB"/>
          </w:rPr>
          <w:delText xml:space="preserve"> </w:delText>
        </w:r>
        <w:r w:rsidR="00CF09EC" w:rsidRPr="00C547F4" w:rsidDel="009B19A4">
          <w:rPr>
            <w:lang w:val="en-GB"/>
          </w:rPr>
          <w:delText xml:space="preserve">robust </w:delText>
        </w:r>
        <w:r w:rsidR="0029049B" w:rsidRPr="00C547F4" w:rsidDel="009B19A4">
          <w:rPr>
            <w:lang w:val="en-GB"/>
          </w:rPr>
          <w:delText>evaluat</w:delText>
        </w:r>
        <w:r w:rsidR="00B72B06" w:rsidRPr="00C547F4" w:rsidDel="009B19A4">
          <w:rPr>
            <w:lang w:val="en-GB"/>
          </w:rPr>
          <w:delText>ion</w:delText>
        </w:r>
        <w:r w:rsidR="00187536" w:rsidRPr="00C547F4" w:rsidDel="009B19A4">
          <w:rPr>
            <w:lang w:val="en-GB"/>
          </w:rPr>
          <w:delText>,</w:delText>
        </w:r>
        <w:r w:rsidR="0029049B" w:rsidRPr="00C547F4" w:rsidDel="009B19A4">
          <w:rPr>
            <w:lang w:val="en-GB"/>
          </w:rPr>
          <w:delText xml:space="preserve"> and </w:delText>
        </w:r>
        <w:r w:rsidR="00187536" w:rsidRPr="00C547F4" w:rsidDel="009B19A4">
          <w:rPr>
            <w:lang w:val="en-GB"/>
          </w:rPr>
          <w:delText xml:space="preserve">help identify </w:delText>
        </w:r>
        <w:r w:rsidR="0029049B" w:rsidRPr="00C547F4" w:rsidDel="009B19A4">
          <w:rPr>
            <w:lang w:val="en-GB"/>
          </w:rPr>
          <w:delText xml:space="preserve">sources of </w:delText>
        </w:r>
        <w:r w:rsidR="00B91F81" w:rsidRPr="00C547F4" w:rsidDel="009B19A4">
          <w:rPr>
            <w:lang w:val="en-GB"/>
          </w:rPr>
          <w:delText xml:space="preserve">model </w:delText>
        </w:r>
        <w:r w:rsidR="0029049B" w:rsidRPr="00C547F4" w:rsidDel="009B19A4">
          <w:rPr>
            <w:lang w:val="en-GB"/>
          </w:rPr>
          <w:delText>uncertainty</w:delText>
        </w:r>
        <w:r w:rsidR="0029049B" w:rsidRPr="00C547F4" w:rsidDel="009B19A4">
          <w:rPr>
            <w:i/>
            <w:iCs/>
            <w:lang w:val="en-GB"/>
          </w:rPr>
          <w:delText>.</w:delText>
        </w:r>
      </w:del>
    </w:p>
    <w:p w14:paraId="5232DF05" w14:textId="77777777" w:rsidR="002C4A3D" w:rsidRPr="00C547F4" w:rsidRDefault="002C4A3D" w:rsidP="009B19A4">
      <w:pPr>
        <w:pStyle w:val="Sansinterligne"/>
        <w:rPr>
          <w:lang w:val="en-GB"/>
        </w:rPr>
        <w:pPrChange w:id="52" w:author="Raphaël PEREZ" w:date="2025-07-31T13:56:00Z" w16du:dateUtc="2025-07-31T11:56:00Z">
          <w:pPr>
            <w:pStyle w:val="Titre1"/>
          </w:pPr>
        </w:pPrChange>
      </w:pPr>
    </w:p>
    <w:sectPr w:rsidR="002C4A3D" w:rsidRPr="00C547F4" w:rsidSect="00E547D5">
      <w:footerReference w:type="even" r:id="rId11"/>
      <w:footerReference w:type="default" r:id="rId12"/>
      <w:pgSz w:w="11906" w:h="16838"/>
      <w:pgMar w:top="1417" w:right="1417" w:bottom="1417" w:left="1417"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AF1B8" w14:textId="77777777" w:rsidR="003924A1" w:rsidRDefault="003924A1" w:rsidP="002A69BF">
      <w:pPr>
        <w:spacing w:line="240" w:lineRule="auto"/>
      </w:pPr>
      <w:r>
        <w:separator/>
      </w:r>
    </w:p>
  </w:endnote>
  <w:endnote w:type="continuationSeparator" w:id="0">
    <w:p w14:paraId="177AC8D7" w14:textId="77777777" w:rsidR="003924A1" w:rsidRDefault="003924A1" w:rsidP="002A69BF">
      <w:pPr>
        <w:spacing w:line="240" w:lineRule="auto"/>
      </w:pPr>
      <w:r>
        <w:continuationSeparator/>
      </w:r>
    </w:p>
  </w:endnote>
  <w:endnote w:type="continuationNotice" w:id="1">
    <w:p w14:paraId="75879FB8" w14:textId="77777777" w:rsidR="003924A1" w:rsidRDefault="003924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72112959"/>
      <w:docPartObj>
        <w:docPartGallery w:val="Page Numbers (Bottom of Page)"/>
        <w:docPartUnique/>
      </w:docPartObj>
    </w:sdtPr>
    <w:sdtContent>
      <w:p w14:paraId="6BE04F63" w14:textId="521D828C"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BB0A67E" w14:textId="77777777" w:rsidR="00A60EC0" w:rsidRDefault="00A60EC0" w:rsidP="002A69B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580638191"/>
      <w:docPartObj>
        <w:docPartGallery w:val="Page Numbers (Bottom of Page)"/>
        <w:docPartUnique/>
      </w:docPartObj>
    </w:sdtPr>
    <w:sdtContent>
      <w:p w14:paraId="613BCFE5" w14:textId="4CC8341E" w:rsidR="00A60EC0" w:rsidRDefault="00A60EC0" w:rsidP="00A54D4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3</w:t>
        </w:r>
        <w:r>
          <w:rPr>
            <w:rStyle w:val="Numrodepage"/>
          </w:rPr>
          <w:fldChar w:fldCharType="end"/>
        </w:r>
      </w:p>
    </w:sdtContent>
  </w:sdt>
  <w:p w14:paraId="150F98A4" w14:textId="77777777" w:rsidR="00A60EC0" w:rsidRDefault="00A60EC0" w:rsidP="002A69BF">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01C6D" w14:textId="77777777" w:rsidR="003924A1" w:rsidRDefault="003924A1" w:rsidP="002A69BF">
      <w:pPr>
        <w:spacing w:line="240" w:lineRule="auto"/>
      </w:pPr>
      <w:r>
        <w:separator/>
      </w:r>
    </w:p>
  </w:footnote>
  <w:footnote w:type="continuationSeparator" w:id="0">
    <w:p w14:paraId="44E227FF" w14:textId="77777777" w:rsidR="003924A1" w:rsidRDefault="003924A1" w:rsidP="002A69BF">
      <w:pPr>
        <w:spacing w:line="240" w:lineRule="auto"/>
      </w:pPr>
      <w:r>
        <w:continuationSeparator/>
      </w:r>
    </w:p>
  </w:footnote>
  <w:footnote w:type="continuationNotice" w:id="1">
    <w:p w14:paraId="35567547" w14:textId="77777777" w:rsidR="003924A1" w:rsidRDefault="003924A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B3823"/>
    <w:multiLevelType w:val="multilevel"/>
    <w:tmpl w:val="B410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9439E"/>
    <w:multiLevelType w:val="multilevel"/>
    <w:tmpl w:val="AA46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761B1B"/>
    <w:multiLevelType w:val="hybridMultilevel"/>
    <w:tmpl w:val="0B7A94F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6DD37FDB"/>
    <w:multiLevelType w:val="hybridMultilevel"/>
    <w:tmpl w:val="892CBF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962388">
    <w:abstractNumId w:val="0"/>
  </w:num>
  <w:num w:numId="2" w16cid:durableId="79370357">
    <w:abstractNumId w:val="2"/>
  </w:num>
  <w:num w:numId="3" w16cid:durableId="1108041981">
    <w:abstractNumId w:val="1"/>
  </w:num>
  <w:num w:numId="4" w16cid:durableId="3552761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ël PEREZ">
    <w15:presenceInfo w15:providerId="AD" w15:userId="S::raphael.perez@cirad.fr::14b9ec29-7ce4-41ec-9c7b-d6b821e34e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1A"/>
    <w:rsid w:val="000004F3"/>
    <w:rsid w:val="0000200A"/>
    <w:rsid w:val="00002639"/>
    <w:rsid w:val="000035D4"/>
    <w:rsid w:val="000044BF"/>
    <w:rsid w:val="00004A43"/>
    <w:rsid w:val="000064F8"/>
    <w:rsid w:val="00006707"/>
    <w:rsid w:val="00007BFC"/>
    <w:rsid w:val="000109C2"/>
    <w:rsid w:val="00011779"/>
    <w:rsid w:val="00011892"/>
    <w:rsid w:val="00011F24"/>
    <w:rsid w:val="0001251F"/>
    <w:rsid w:val="00013033"/>
    <w:rsid w:val="00013291"/>
    <w:rsid w:val="00013B51"/>
    <w:rsid w:val="0001756F"/>
    <w:rsid w:val="00017C60"/>
    <w:rsid w:val="00023FF9"/>
    <w:rsid w:val="00024068"/>
    <w:rsid w:val="000240F4"/>
    <w:rsid w:val="0002531F"/>
    <w:rsid w:val="00025782"/>
    <w:rsid w:val="00025ABB"/>
    <w:rsid w:val="00025F54"/>
    <w:rsid w:val="00031123"/>
    <w:rsid w:val="00032684"/>
    <w:rsid w:val="00032794"/>
    <w:rsid w:val="00032B7F"/>
    <w:rsid w:val="00035298"/>
    <w:rsid w:val="00035898"/>
    <w:rsid w:val="00036B86"/>
    <w:rsid w:val="00040539"/>
    <w:rsid w:val="000419C9"/>
    <w:rsid w:val="0004212F"/>
    <w:rsid w:val="00042900"/>
    <w:rsid w:val="00042C25"/>
    <w:rsid w:val="00043B73"/>
    <w:rsid w:val="00044727"/>
    <w:rsid w:val="0004670E"/>
    <w:rsid w:val="00047C45"/>
    <w:rsid w:val="00047EDD"/>
    <w:rsid w:val="00050F5B"/>
    <w:rsid w:val="0005230E"/>
    <w:rsid w:val="000554F5"/>
    <w:rsid w:val="000555FC"/>
    <w:rsid w:val="00055B9C"/>
    <w:rsid w:val="00057385"/>
    <w:rsid w:val="00057A61"/>
    <w:rsid w:val="00060D76"/>
    <w:rsid w:val="000610E8"/>
    <w:rsid w:val="000661AF"/>
    <w:rsid w:val="0006667F"/>
    <w:rsid w:val="000733F0"/>
    <w:rsid w:val="00074A23"/>
    <w:rsid w:val="00075EF1"/>
    <w:rsid w:val="000772BD"/>
    <w:rsid w:val="00077ABC"/>
    <w:rsid w:val="0008274B"/>
    <w:rsid w:val="000832D5"/>
    <w:rsid w:val="00086B93"/>
    <w:rsid w:val="000932EE"/>
    <w:rsid w:val="0009349B"/>
    <w:rsid w:val="00093CB0"/>
    <w:rsid w:val="00095488"/>
    <w:rsid w:val="000961CD"/>
    <w:rsid w:val="00096386"/>
    <w:rsid w:val="000973EB"/>
    <w:rsid w:val="000A3F07"/>
    <w:rsid w:val="000A4897"/>
    <w:rsid w:val="000A4D06"/>
    <w:rsid w:val="000B23F6"/>
    <w:rsid w:val="000B262F"/>
    <w:rsid w:val="000B317B"/>
    <w:rsid w:val="000B31C0"/>
    <w:rsid w:val="000B4968"/>
    <w:rsid w:val="000C138F"/>
    <w:rsid w:val="000C16DD"/>
    <w:rsid w:val="000C31DA"/>
    <w:rsid w:val="000C3D06"/>
    <w:rsid w:val="000C6261"/>
    <w:rsid w:val="000C7F1F"/>
    <w:rsid w:val="000D12B2"/>
    <w:rsid w:val="000D2400"/>
    <w:rsid w:val="000D514F"/>
    <w:rsid w:val="000D51E0"/>
    <w:rsid w:val="000D604B"/>
    <w:rsid w:val="000D72EE"/>
    <w:rsid w:val="000E070A"/>
    <w:rsid w:val="000E20D0"/>
    <w:rsid w:val="000E5045"/>
    <w:rsid w:val="000E5616"/>
    <w:rsid w:val="000E6A9B"/>
    <w:rsid w:val="000F0D4E"/>
    <w:rsid w:val="000F191D"/>
    <w:rsid w:val="000F313F"/>
    <w:rsid w:val="000F31F1"/>
    <w:rsid w:val="000F3488"/>
    <w:rsid w:val="000F40EE"/>
    <w:rsid w:val="000F6439"/>
    <w:rsid w:val="000F7690"/>
    <w:rsid w:val="000F7C62"/>
    <w:rsid w:val="001005D2"/>
    <w:rsid w:val="00100A76"/>
    <w:rsid w:val="00101CCC"/>
    <w:rsid w:val="001025F0"/>
    <w:rsid w:val="00104420"/>
    <w:rsid w:val="0010447E"/>
    <w:rsid w:val="00104753"/>
    <w:rsid w:val="00104D9B"/>
    <w:rsid w:val="00105C55"/>
    <w:rsid w:val="00105D19"/>
    <w:rsid w:val="00107455"/>
    <w:rsid w:val="00107B24"/>
    <w:rsid w:val="00107D98"/>
    <w:rsid w:val="0011007B"/>
    <w:rsid w:val="00110B92"/>
    <w:rsid w:val="00110F12"/>
    <w:rsid w:val="00111429"/>
    <w:rsid w:val="00111565"/>
    <w:rsid w:val="001115AB"/>
    <w:rsid w:val="001123FC"/>
    <w:rsid w:val="00113072"/>
    <w:rsid w:val="00113322"/>
    <w:rsid w:val="0011387B"/>
    <w:rsid w:val="00113CFC"/>
    <w:rsid w:val="001149FF"/>
    <w:rsid w:val="00114AA7"/>
    <w:rsid w:val="00115945"/>
    <w:rsid w:val="00115CE1"/>
    <w:rsid w:val="00116580"/>
    <w:rsid w:val="00117043"/>
    <w:rsid w:val="001206E9"/>
    <w:rsid w:val="00120A6C"/>
    <w:rsid w:val="00121887"/>
    <w:rsid w:val="00124AC7"/>
    <w:rsid w:val="00124D10"/>
    <w:rsid w:val="00126164"/>
    <w:rsid w:val="001274D1"/>
    <w:rsid w:val="00130BC7"/>
    <w:rsid w:val="00130E76"/>
    <w:rsid w:val="001323D1"/>
    <w:rsid w:val="00132CA9"/>
    <w:rsid w:val="00133890"/>
    <w:rsid w:val="00135312"/>
    <w:rsid w:val="0013607E"/>
    <w:rsid w:val="001368D7"/>
    <w:rsid w:val="00137036"/>
    <w:rsid w:val="00137805"/>
    <w:rsid w:val="001438CE"/>
    <w:rsid w:val="00143A76"/>
    <w:rsid w:val="00145657"/>
    <w:rsid w:val="001466DA"/>
    <w:rsid w:val="00146C76"/>
    <w:rsid w:val="001474FF"/>
    <w:rsid w:val="001477C1"/>
    <w:rsid w:val="00150DC3"/>
    <w:rsid w:val="001529DC"/>
    <w:rsid w:val="00152D9F"/>
    <w:rsid w:val="00154315"/>
    <w:rsid w:val="001551BE"/>
    <w:rsid w:val="00156AA5"/>
    <w:rsid w:val="00156E8D"/>
    <w:rsid w:val="001573B1"/>
    <w:rsid w:val="001579C7"/>
    <w:rsid w:val="00161B19"/>
    <w:rsid w:val="0016201F"/>
    <w:rsid w:val="00162171"/>
    <w:rsid w:val="00164590"/>
    <w:rsid w:val="0016476F"/>
    <w:rsid w:val="00164F7B"/>
    <w:rsid w:val="00164F94"/>
    <w:rsid w:val="00167250"/>
    <w:rsid w:val="001672D7"/>
    <w:rsid w:val="00171054"/>
    <w:rsid w:val="001715F5"/>
    <w:rsid w:val="001717E5"/>
    <w:rsid w:val="00175208"/>
    <w:rsid w:val="00175338"/>
    <w:rsid w:val="0017610F"/>
    <w:rsid w:val="001767ED"/>
    <w:rsid w:val="0017697A"/>
    <w:rsid w:val="001778E8"/>
    <w:rsid w:val="001779FD"/>
    <w:rsid w:val="00177BD8"/>
    <w:rsid w:val="0018003E"/>
    <w:rsid w:val="001800D7"/>
    <w:rsid w:val="00180969"/>
    <w:rsid w:val="00181A91"/>
    <w:rsid w:val="0018220B"/>
    <w:rsid w:val="00183865"/>
    <w:rsid w:val="001849FB"/>
    <w:rsid w:val="00185A50"/>
    <w:rsid w:val="00185AC4"/>
    <w:rsid w:val="001870D8"/>
    <w:rsid w:val="00187536"/>
    <w:rsid w:val="00187D47"/>
    <w:rsid w:val="00193512"/>
    <w:rsid w:val="00195A2D"/>
    <w:rsid w:val="00195EA3"/>
    <w:rsid w:val="001961B9"/>
    <w:rsid w:val="0019763F"/>
    <w:rsid w:val="00197BB6"/>
    <w:rsid w:val="001A02AD"/>
    <w:rsid w:val="001A08A0"/>
    <w:rsid w:val="001A0CE9"/>
    <w:rsid w:val="001A0F77"/>
    <w:rsid w:val="001A23C5"/>
    <w:rsid w:val="001A4346"/>
    <w:rsid w:val="001A4A3C"/>
    <w:rsid w:val="001A593C"/>
    <w:rsid w:val="001A7467"/>
    <w:rsid w:val="001A7EDE"/>
    <w:rsid w:val="001B0F08"/>
    <w:rsid w:val="001B1304"/>
    <w:rsid w:val="001B39A8"/>
    <w:rsid w:val="001B65AD"/>
    <w:rsid w:val="001B69BB"/>
    <w:rsid w:val="001C01F8"/>
    <w:rsid w:val="001C0228"/>
    <w:rsid w:val="001C13E2"/>
    <w:rsid w:val="001C516F"/>
    <w:rsid w:val="001C5A33"/>
    <w:rsid w:val="001C5B93"/>
    <w:rsid w:val="001D1D9C"/>
    <w:rsid w:val="001D59C6"/>
    <w:rsid w:val="001E1041"/>
    <w:rsid w:val="001E20B7"/>
    <w:rsid w:val="001E272D"/>
    <w:rsid w:val="001E281D"/>
    <w:rsid w:val="001E3515"/>
    <w:rsid w:val="001E3D2C"/>
    <w:rsid w:val="001E54B8"/>
    <w:rsid w:val="001E57DE"/>
    <w:rsid w:val="001E60A0"/>
    <w:rsid w:val="001F09E1"/>
    <w:rsid w:val="001F13C8"/>
    <w:rsid w:val="001F3C02"/>
    <w:rsid w:val="001F439F"/>
    <w:rsid w:val="001F5153"/>
    <w:rsid w:val="001F51DD"/>
    <w:rsid w:val="001F5FF6"/>
    <w:rsid w:val="001F6392"/>
    <w:rsid w:val="001F6921"/>
    <w:rsid w:val="001F6DC3"/>
    <w:rsid w:val="001F70FE"/>
    <w:rsid w:val="001F7C49"/>
    <w:rsid w:val="0020256F"/>
    <w:rsid w:val="00202AA4"/>
    <w:rsid w:val="00205648"/>
    <w:rsid w:val="00205DB7"/>
    <w:rsid w:val="00206498"/>
    <w:rsid w:val="002064DF"/>
    <w:rsid w:val="00207A8E"/>
    <w:rsid w:val="00207A8F"/>
    <w:rsid w:val="00207C47"/>
    <w:rsid w:val="0021066E"/>
    <w:rsid w:val="00210F16"/>
    <w:rsid w:val="00212442"/>
    <w:rsid w:val="002125FB"/>
    <w:rsid w:val="0021260D"/>
    <w:rsid w:val="00212AB3"/>
    <w:rsid w:val="00214403"/>
    <w:rsid w:val="002146BB"/>
    <w:rsid w:val="00214B1B"/>
    <w:rsid w:val="002151D1"/>
    <w:rsid w:val="002171FF"/>
    <w:rsid w:val="0021793C"/>
    <w:rsid w:val="00220B7E"/>
    <w:rsid w:val="002213E0"/>
    <w:rsid w:val="00221E23"/>
    <w:rsid w:val="00222085"/>
    <w:rsid w:val="002227CD"/>
    <w:rsid w:val="00222D3F"/>
    <w:rsid w:val="0022377D"/>
    <w:rsid w:val="00223A0F"/>
    <w:rsid w:val="00224268"/>
    <w:rsid w:val="00227D55"/>
    <w:rsid w:val="00230374"/>
    <w:rsid w:val="00232340"/>
    <w:rsid w:val="00232AAB"/>
    <w:rsid w:val="002348EB"/>
    <w:rsid w:val="00235442"/>
    <w:rsid w:val="0023725F"/>
    <w:rsid w:val="00237344"/>
    <w:rsid w:val="002402A0"/>
    <w:rsid w:val="00240A24"/>
    <w:rsid w:val="002415C8"/>
    <w:rsid w:val="0024170D"/>
    <w:rsid w:val="00242533"/>
    <w:rsid w:val="002473A1"/>
    <w:rsid w:val="00253926"/>
    <w:rsid w:val="0025485E"/>
    <w:rsid w:val="0025599B"/>
    <w:rsid w:val="00256F12"/>
    <w:rsid w:val="00257272"/>
    <w:rsid w:val="00261576"/>
    <w:rsid w:val="00263369"/>
    <w:rsid w:val="002633DC"/>
    <w:rsid w:val="00266159"/>
    <w:rsid w:val="0026619D"/>
    <w:rsid w:val="00267A85"/>
    <w:rsid w:val="00267FE7"/>
    <w:rsid w:val="00271B1A"/>
    <w:rsid w:val="00271FF4"/>
    <w:rsid w:val="00273E1A"/>
    <w:rsid w:val="0027426B"/>
    <w:rsid w:val="00274987"/>
    <w:rsid w:val="00274A6E"/>
    <w:rsid w:val="00274E45"/>
    <w:rsid w:val="00276C6E"/>
    <w:rsid w:val="00276E88"/>
    <w:rsid w:val="00276F6C"/>
    <w:rsid w:val="002801E1"/>
    <w:rsid w:val="002809E8"/>
    <w:rsid w:val="00281E98"/>
    <w:rsid w:val="002851F6"/>
    <w:rsid w:val="00285D45"/>
    <w:rsid w:val="002868D6"/>
    <w:rsid w:val="00287142"/>
    <w:rsid w:val="00287F44"/>
    <w:rsid w:val="0029039A"/>
    <w:rsid w:val="0029049B"/>
    <w:rsid w:val="00291268"/>
    <w:rsid w:val="00292C2A"/>
    <w:rsid w:val="0029310E"/>
    <w:rsid w:val="0029347D"/>
    <w:rsid w:val="00294873"/>
    <w:rsid w:val="00294C0C"/>
    <w:rsid w:val="0029526C"/>
    <w:rsid w:val="002952FB"/>
    <w:rsid w:val="0029611D"/>
    <w:rsid w:val="002A01D2"/>
    <w:rsid w:val="002A136D"/>
    <w:rsid w:val="002A16CA"/>
    <w:rsid w:val="002A1736"/>
    <w:rsid w:val="002A1F5B"/>
    <w:rsid w:val="002A1F71"/>
    <w:rsid w:val="002A413F"/>
    <w:rsid w:val="002A44B1"/>
    <w:rsid w:val="002A5F72"/>
    <w:rsid w:val="002A69BF"/>
    <w:rsid w:val="002A6F91"/>
    <w:rsid w:val="002A7574"/>
    <w:rsid w:val="002B0145"/>
    <w:rsid w:val="002B0A4D"/>
    <w:rsid w:val="002B23BE"/>
    <w:rsid w:val="002B2A70"/>
    <w:rsid w:val="002B3F4F"/>
    <w:rsid w:val="002B4967"/>
    <w:rsid w:val="002B4C35"/>
    <w:rsid w:val="002B567C"/>
    <w:rsid w:val="002B77E4"/>
    <w:rsid w:val="002B78C9"/>
    <w:rsid w:val="002B7E4D"/>
    <w:rsid w:val="002C098D"/>
    <w:rsid w:val="002C1E43"/>
    <w:rsid w:val="002C4622"/>
    <w:rsid w:val="002C4A3D"/>
    <w:rsid w:val="002C6568"/>
    <w:rsid w:val="002C6933"/>
    <w:rsid w:val="002C70F9"/>
    <w:rsid w:val="002C7256"/>
    <w:rsid w:val="002D0266"/>
    <w:rsid w:val="002D142F"/>
    <w:rsid w:val="002D14F7"/>
    <w:rsid w:val="002D211A"/>
    <w:rsid w:val="002D260A"/>
    <w:rsid w:val="002D2F2D"/>
    <w:rsid w:val="002D3C70"/>
    <w:rsid w:val="002D3F67"/>
    <w:rsid w:val="002D4266"/>
    <w:rsid w:val="002D4C07"/>
    <w:rsid w:val="002D65D1"/>
    <w:rsid w:val="002D7999"/>
    <w:rsid w:val="002E0494"/>
    <w:rsid w:val="002E0A81"/>
    <w:rsid w:val="002E0E16"/>
    <w:rsid w:val="002E3E49"/>
    <w:rsid w:val="002E48E0"/>
    <w:rsid w:val="002E4A5A"/>
    <w:rsid w:val="002E662B"/>
    <w:rsid w:val="002E7414"/>
    <w:rsid w:val="002E7C37"/>
    <w:rsid w:val="002F02D7"/>
    <w:rsid w:val="002F0D43"/>
    <w:rsid w:val="002F1166"/>
    <w:rsid w:val="002F18B3"/>
    <w:rsid w:val="002F212A"/>
    <w:rsid w:val="002F2870"/>
    <w:rsid w:val="002F3658"/>
    <w:rsid w:val="002F3829"/>
    <w:rsid w:val="002F4330"/>
    <w:rsid w:val="002F57A2"/>
    <w:rsid w:val="002F5AD6"/>
    <w:rsid w:val="002F5B6C"/>
    <w:rsid w:val="002F6913"/>
    <w:rsid w:val="002F69CC"/>
    <w:rsid w:val="0030216E"/>
    <w:rsid w:val="0030238E"/>
    <w:rsid w:val="003023BA"/>
    <w:rsid w:val="00304766"/>
    <w:rsid w:val="003048BE"/>
    <w:rsid w:val="00304A53"/>
    <w:rsid w:val="00304EC5"/>
    <w:rsid w:val="00305171"/>
    <w:rsid w:val="0030776A"/>
    <w:rsid w:val="0031132D"/>
    <w:rsid w:val="00312F9D"/>
    <w:rsid w:val="0031349C"/>
    <w:rsid w:val="0031654D"/>
    <w:rsid w:val="00317B3A"/>
    <w:rsid w:val="00320FF3"/>
    <w:rsid w:val="0032264B"/>
    <w:rsid w:val="00323804"/>
    <w:rsid w:val="0032434F"/>
    <w:rsid w:val="003265C5"/>
    <w:rsid w:val="0032722C"/>
    <w:rsid w:val="00327887"/>
    <w:rsid w:val="00327EC2"/>
    <w:rsid w:val="003328B4"/>
    <w:rsid w:val="00333A59"/>
    <w:rsid w:val="00334DC4"/>
    <w:rsid w:val="00336D4E"/>
    <w:rsid w:val="00336FDD"/>
    <w:rsid w:val="003379C4"/>
    <w:rsid w:val="00340B92"/>
    <w:rsid w:val="00340F0E"/>
    <w:rsid w:val="003412C3"/>
    <w:rsid w:val="003419FA"/>
    <w:rsid w:val="0034377D"/>
    <w:rsid w:val="00345A87"/>
    <w:rsid w:val="003503AB"/>
    <w:rsid w:val="00350C3F"/>
    <w:rsid w:val="00351FE1"/>
    <w:rsid w:val="003524C9"/>
    <w:rsid w:val="00353459"/>
    <w:rsid w:val="00353659"/>
    <w:rsid w:val="00353FFF"/>
    <w:rsid w:val="00356727"/>
    <w:rsid w:val="00357318"/>
    <w:rsid w:val="00357362"/>
    <w:rsid w:val="003600FA"/>
    <w:rsid w:val="00360A97"/>
    <w:rsid w:val="0036291E"/>
    <w:rsid w:val="0036435F"/>
    <w:rsid w:val="0036447D"/>
    <w:rsid w:val="00364585"/>
    <w:rsid w:val="003647FD"/>
    <w:rsid w:val="00364AE1"/>
    <w:rsid w:val="0036521E"/>
    <w:rsid w:val="0036562A"/>
    <w:rsid w:val="00365ECC"/>
    <w:rsid w:val="00370933"/>
    <w:rsid w:val="00372B9F"/>
    <w:rsid w:val="003731BE"/>
    <w:rsid w:val="00373620"/>
    <w:rsid w:val="003748CE"/>
    <w:rsid w:val="00376B23"/>
    <w:rsid w:val="00380021"/>
    <w:rsid w:val="00381579"/>
    <w:rsid w:val="00381E73"/>
    <w:rsid w:val="00383202"/>
    <w:rsid w:val="00383A01"/>
    <w:rsid w:val="00385ADF"/>
    <w:rsid w:val="00386CE3"/>
    <w:rsid w:val="003909E8"/>
    <w:rsid w:val="0039125D"/>
    <w:rsid w:val="00391C2C"/>
    <w:rsid w:val="003923E1"/>
    <w:rsid w:val="003924A1"/>
    <w:rsid w:val="00392D88"/>
    <w:rsid w:val="00392E6C"/>
    <w:rsid w:val="00395A22"/>
    <w:rsid w:val="00395ABD"/>
    <w:rsid w:val="00395CBE"/>
    <w:rsid w:val="00396F88"/>
    <w:rsid w:val="003A002B"/>
    <w:rsid w:val="003A02BB"/>
    <w:rsid w:val="003A1609"/>
    <w:rsid w:val="003A1C43"/>
    <w:rsid w:val="003A1F32"/>
    <w:rsid w:val="003A428F"/>
    <w:rsid w:val="003A4AFC"/>
    <w:rsid w:val="003A5F60"/>
    <w:rsid w:val="003A7A57"/>
    <w:rsid w:val="003A7BC7"/>
    <w:rsid w:val="003B15AE"/>
    <w:rsid w:val="003B1AE1"/>
    <w:rsid w:val="003B3DBF"/>
    <w:rsid w:val="003B48D1"/>
    <w:rsid w:val="003B5D61"/>
    <w:rsid w:val="003B5DF9"/>
    <w:rsid w:val="003B64BC"/>
    <w:rsid w:val="003B654E"/>
    <w:rsid w:val="003B6A82"/>
    <w:rsid w:val="003B6AD1"/>
    <w:rsid w:val="003B738E"/>
    <w:rsid w:val="003B73E2"/>
    <w:rsid w:val="003B7432"/>
    <w:rsid w:val="003B763B"/>
    <w:rsid w:val="003C05BF"/>
    <w:rsid w:val="003C194D"/>
    <w:rsid w:val="003C1C5E"/>
    <w:rsid w:val="003C2966"/>
    <w:rsid w:val="003C3204"/>
    <w:rsid w:val="003C4274"/>
    <w:rsid w:val="003C5CE7"/>
    <w:rsid w:val="003C63FC"/>
    <w:rsid w:val="003C72D2"/>
    <w:rsid w:val="003C7B10"/>
    <w:rsid w:val="003D0A7F"/>
    <w:rsid w:val="003D1569"/>
    <w:rsid w:val="003D2672"/>
    <w:rsid w:val="003D47E2"/>
    <w:rsid w:val="003D5D5E"/>
    <w:rsid w:val="003D5E5A"/>
    <w:rsid w:val="003D7F88"/>
    <w:rsid w:val="003E03B2"/>
    <w:rsid w:val="003E1493"/>
    <w:rsid w:val="003E23DA"/>
    <w:rsid w:val="003E31DC"/>
    <w:rsid w:val="003E4C9A"/>
    <w:rsid w:val="003E5FCF"/>
    <w:rsid w:val="003E677A"/>
    <w:rsid w:val="003F050E"/>
    <w:rsid w:val="003F19A6"/>
    <w:rsid w:val="003F25C5"/>
    <w:rsid w:val="003F30D9"/>
    <w:rsid w:val="003F3743"/>
    <w:rsid w:val="003F58BC"/>
    <w:rsid w:val="003F60AA"/>
    <w:rsid w:val="003F60F0"/>
    <w:rsid w:val="003F6D3A"/>
    <w:rsid w:val="003F70FA"/>
    <w:rsid w:val="003F7553"/>
    <w:rsid w:val="0040572E"/>
    <w:rsid w:val="00410672"/>
    <w:rsid w:val="00410CB6"/>
    <w:rsid w:val="00410E7E"/>
    <w:rsid w:val="004126E3"/>
    <w:rsid w:val="004128D8"/>
    <w:rsid w:val="00412F35"/>
    <w:rsid w:val="00412FE2"/>
    <w:rsid w:val="004141A8"/>
    <w:rsid w:val="0041462D"/>
    <w:rsid w:val="00414CBC"/>
    <w:rsid w:val="0041648F"/>
    <w:rsid w:val="004164DC"/>
    <w:rsid w:val="00416514"/>
    <w:rsid w:val="004216F7"/>
    <w:rsid w:val="00422A49"/>
    <w:rsid w:val="00422ADC"/>
    <w:rsid w:val="00422D78"/>
    <w:rsid w:val="0042302B"/>
    <w:rsid w:val="0042384C"/>
    <w:rsid w:val="00424592"/>
    <w:rsid w:val="00425D60"/>
    <w:rsid w:val="004267F3"/>
    <w:rsid w:val="00431089"/>
    <w:rsid w:val="00431D05"/>
    <w:rsid w:val="00431D46"/>
    <w:rsid w:val="00433ACB"/>
    <w:rsid w:val="00433F71"/>
    <w:rsid w:val="00434484"/>
    <w:rsid w:val="00434BB3"/>
    <w:rsid w:val="00434CFC"/>
    <w:rsid w:val="00435EEF"/>
    <w:rsid w:val="00437858"/>
    <w:rsid w:val="00440A14"/>
    <w:rsid w:val="00442557"/>
    <w:rsid w:val="00442789"/>
    <w:rsid w:val="0044374B"/>
    <w:rsid w:val="00443F48"/>
    <w:rsid w:val="00443FFE"/>
    <w:rsid w:val="00446167"/>
    <w:rsid w:val="004476A9"/>
    <w:rsid w:val="004477D9"/>
    <w:rsid w:val="004478E7"/>
    <w:rsid w:val="00450E6A"/>
    <w:rsid w:val="00451EC9"/>
    <w:rsid w:val="00453C10"/>
    <w:rsid w:val="004552FE"/>
    <w:rsid w:val="00455FDF"/>
    <w:rsid w:val="004560A0"/>
    <w:rsid w:val="00457AC4"/>
    <w:rsid w:val="00457CB5"/>
    <w:rsid w:val="00460E29"/>
    <w:rsid w:val="00463084"/>
    <w:rsid w:val="004633A5"/>
    <w:rsid w:val="00463AA8"/>
    <w:rsid w:val="00463DD5"/>
    <w:rsid w:val="00466735"/>
    <w:rsid w:val="00467877"/>
    <w:rsid w:val="004678EA"/>
    <w:rsid w:val="0047014B"/>
    <w:rsid w:val="00470704"/>
    <w:rsid w:val="00470C3B"/>
    <w:rsid w:val="00470F53"/>
    <w:rsid w:val="00471FE2"/>
    <w:rsid w:val="004726E2"/>
    <w:rsid w:val="00473AE9"/>
    <w:rsid w:val="00473C28"/>
    <w:rsid w:val="004804DD"/>
    <w:rsid w:val="00483F4F"/>
    <w:rsid w:val="00485B00"/>
    <w:rsid w:val="004863B6"/>
    <w:rsid w:val="00491EBC"/>
    <w:rsid w:val="00491FAA"/>
    <w:rsid w:val="00493652"/>
    <w:rsid w:val="00494E46"/>
    <w:rsid w:val="00496281"/>
    <w:rsid w:val="00496940"/>
    <w:rsid w:val="00497107"/>
    <w:rsid w:val="004A0DF9"/>
    <w:rsid w:val="004A1114"/>
    <w:rsid w:val="004A1AB9"/>
    <w:rsid w:val="004A1D40"/>
    <w:rsid w:val="004A2AF2"/>
    <w:rsid w:val="004A300C"/>
    <w:rsid w:val="004A4A8E"/>
    <w:rsid w:val="004A4F6A"/>
    <w:rsid w:val="004A5033"/>
    <w:rsid w:val="004A63C8"/>
    <w:rsid w:val="004A6749"/>
    <w:rsid w:val="004A6F93"/>
    <w:rsid w:val="004B03F6"/>
    <w:rsid w:val="004B0C52"/>
    <w:rsid w:val="004B1DB5"/>
    <w:rsid w:val="004B2E77"/>
    <w:rsid w:val="004B56B4"/>
    <w:rsid w:val="004B6E50"/>
    <w:rsid w:val="004B74CE"/>
    <w:rsid w:val="004B7C4A"/>
    <w:rsid w:val="004B7F9B"/>
    <w:rsid w:val="004C0E87"/>
    <w:rsid w:val="004C107B"/>
    <w:rsid w:val="004C1F7B"/>
    <w:rsid w:val="004C4FBC"/>
    <w:rsid w:val="004D2814"/>
    <w:rsid w:val="004D33EC"/>
    <w:rsid w:val="004D4636"/>
    <w:rsid w:val="004D6951"/>
    <w:rsid w:val="004D6A06"/>
    <w:rsid w:val="004D7230"/>
    <w:rsid w:val="004D7753"/>
    <w:rsid w:val="004E051A"/>
    <w:rsid w:val="004E08D1"/>
    <w:rsid w:val="004E0E36"/>
    <w:rsid w:val="004E1397"/>
    <w:rsid w:val="004E176D"/>
    <w:rsid w:val="004E204E"/>
    <w:rsid w:val="004E28D4"/>
    <w:rsid w:val="004E351D"/>
    <w:rsid w:val="004E6CF9"/>
    <w:rsid w:val="004E71CA"/>
    <w:rsid w:val="004E73FA"/>
    <w:rsid w:val="004E7AE3"/>
    <w:rsid w:val="004F086F"/>
    <w:rsid w:val="004F110A"/>
    <w:rsid w:val="004F175F"/>
    <w:rsid w:val="004F1A39"/>
    <w:rsid w:val="004F28BA"/>
    <w:rsid w:val="004F356A"/>
    <w:rsid w:val="004F7A9A"/>
    <w:rsid w:val="004F7ADB"/>
    <w:rsid w:val="004F7B88"/>
    <w:rsid w:val="0050128F"/>
    <w:rsid w:val="0050204E"/>
    <w:rsid w:val="00503DBD"/>
    <w:rsid w:val="0050430B"/>
    <w:rsid w:val="00504997"/>
    <w:rsid w:val="00504FA4"/>
    <w:rsid w:val="005050C4"/>
    <w:rsid w:val="005054BF"/>
    <w:rsid w:val="00505C21"/>
    <w:rsid w:val="00506A1B"/>
    <w:rsid w:val="0051129A"/>
    <w:rsid w:val="005115C5"/>
    <w:rsid w:val="005121F1"/>
    <w:rsid w:val="005141E4"/>
    <w:rsid w:val="00514F34"/>
    <w:rsid w:val="00515050"/>
    <w:rsid w:val="0051630C"/>
    <w:rsid w:val="005168BE"/>
    <w:rsid w:val="00517DDA"/>
    <w:rsid w:val="00520031"/>
    <w:rsid w:val="00520C3D"/>
    <w:rsid w:val="00521B08"/>
    <w:rsid w:val="00524486"/>
    <w:rsid w:val="00527FEB"/>
    <w:rsid w:val="005300AD"/>
    <w:rsid w:val="00530851"/>
    <w:rsid w:val="00530C15"/>
    <w:rsid w:val="00530FF0"/>
    <w:rsid w:val="005310EB"/>
    <w:rsid w:val="00531DE1"/>
    <w:rsid w:val="005327B9"/>
    <w:rsid w:val="00532A85"/>
    <w:rsid w:val="00532D8A"/>
    <w:rsid w:val="00532F3B"/>
    <w:rsid w:val="0053319B"/>
    <w:rsid w:val="005353C2"/>
    <w:rsid w:val="00535F20"/>
    <w:rsid w:val="00536812"/>
    <w:rsid w:val="00536E3D"/>
    <w:rsid w:val="00537CF1"/>
    <w:rsid w:val="00541B77"/>
    <w:rsid w:val="0054268E"/>
    <w:rsid w:val="00543716"/>
    <w:rsid w:val="005449A5"/>
    <w:rsid w:val="00544F3C"/>
    <w:rsid w:val="0054641B"/>
    <w:rsid w:val="00547103"/>
    <w:rsid w:val="00551FE2"/>
    <w:rsid w:val="00552D39"/>
    <w:rsid w:val="00552FDC"/>
    <w:rsid w:val="00553AA5"/>
    <w:rsid w:val="00553D64"/>
    <w:rsid w:val="0055501F"/>
    <w:rsid w:val="005558B4"/>
    <w:rsid w:val="00557694"/>
    <w:rsid w:val="00560400"/>
    <w:rsid w:val="00562DD8"/>
    <w:rsid w:val="0056431E"/>
    <w:rsid w:val="0056432C"/>
    <w:rsid w:val="00564384"/>
    <w:rsid w:val="00564FC9"/>
    <w:rsid w:val="005661BE"/>
    <w:rsid w:val="0056625E"/>
    <w:rsid w:val="00566C2E"/>
    <w:rsid w:val="00567812"/>
    <w:rsid w:val="0057046C"/>
    <w:rsid w:val="00572FB1"/>
    <w:rsid w:val="00572FF2"/>
    <w:rsid w:val="00574DD9"/>
    <w:rsid w:val="005761AD"/>
    <w:rsid w:val="00576A74"/>
    <w:rsid w:val="00577BE1"/>
    <w:rsid w:val="00577ED0"/>
    <w:rsid w:val="0058038B"/>
    <w:rsid w:val="00580E94"/>
    <w:rsid w:val="005836D7"/>
    <w:rsid w:val="00587975"/>
    <w:rsid w:val="0059000F"/>
    <w:rsid w:val="0059015A"/>
    <w:rsid w:val="00590BE2"/>
    <w:rsid w:val="005923E6"/>
    <w:rsid w:val="00592EC6"/>
    <w:rsid w:val="00593447"/>
    <w:rsid w:val="00594669"/>
    <w:rsid w:val="0059563B"/>
    <w:rsid w:val="005A17C2"/>
    <w:rsid w:val="005A1956"/>
    <w:rsid w:val="005A500F"/>
    <w:rsid w:val="005A5DB4"/>
    <w:rsid w:val="005A684D"/>
    <w:rsid w:val="005A7040"/>
    <w:rsid w:val="005B09F7"/>
    <w:rsid w:val="005B1374"/>
    <w:rsid w:val="005B1533"/>
    <w:rsid w:val="005B2C99"/>
    <w:rsid w:val="005B3812"/>
    <w:rsid w:val="005B66D5"/>
    <w:rsid w:val="005C061A"/>
    <w:rsid w:val="005C18EA"/>
    <w:rsid w:val="005C35E7"/>
    <w:rsid w:val="005C3881"/>
    <w:rsid w:val="005C47F9"/>
    <w:rsid w:val="005C6749"/>
    <w:rsid w:val="005C7405"/>
    <w:rsid w:val="005D03F3"/>
    <w:rsid w:val="005D1250"/>
    <w:rsid w:val="005D240D"/>
    <w:rsid w:val="005D24B2"/>
    <w:rsid w:val="005D2578"/>
    <w:rsid w:val="005D431C"/>
    <w:rsid w:val="005D5235"/>
    <w:rsid w:val="005D5543"/>
    <w:rsid w:val="005D5A18"/>
    <w:rsid w:val="005D62F8"/>
    <w:rsid w:val="005E05F9"/>
    <w:rsid w:val="005E0875"/>
    <w:rsid w:val="005E17AA"/>
    <w:rsid w:val="005E2C8B"/>
    <w:rsid w:val="005E2CA9"/>
    <w:rsid w:val="005E35EA"/>
    <w:rsid w:val="005E381F"/>
    <w:rsid w:val="005E4263"/>
    <w:rsid w:val="005E4E52"/>
    <w:rsid w:val="005E76CC"/>
    <w:rsid w:val="005F123F"/>
    <w:rsid w:val="005F31CB"/>
    <w:rsid w:val="005F330A"/>
    <w:rsid w:val="005F5DF3"/>
    <w:rsid w:val="005F7C4D"/>
    <w:rsid w:val="005F7D08"/>
    <w:rsid w:val="0060096F"/>
    <w:rsid w:val="00603957"/>
    <w:rsid w:val="006039E4"/>
    <w:rsid w:val="00603CF6"/>
    <w:rsid w:val="0060492D"/>
    <w:rsid w:val="006051AF"/>
    <w:rsid w:val="00606A76"/>
    <w:rsid w:val="006073E7"/>
    <w:rsid w:val="0060760D"/>
    <w:rsid w:val="00607C4D"/>
    <w:rsid w:val="00607DB2"/>
    <w:rsid w:val="00610BCB"/>
    <w:rsid w:val="006116D5"/>
    <w:rsid w:val="00613648"/>
    <w:rsid w:val="00613BC7"/>
    <w:rsid w:val="00613C0D"/>
    <w:rsid w:val="006144DF"/>
    <w:rsid w:val="00614F1B"/>
    <w:rsid w:val="006156A7"/>
    <w:rsid w:val="00615970"/>
    <w:rsid w:val="00616B4D"/>
    <w:rsid w:val="006204CA"/>
    <w:rsid w:val="00623666"/>
    <w:rsid w:val="006241C6"/>
    <w:rsid w:val="00624DF5"/>
    <w:rsid w:val="00627319"/>
    <w:rsid w:val="0063112E"/>
    <w:rsid w:val="006320B2"/>
    <w:rsid w:val="006320BE"/>
    <w:rsid w:val="00632143"/>
    <w:rsid w:val="006327EB"/>
    <w:rsid w:val="00632D73"/>
    <w:rsid w:val="006339E3"/>
    <w:rsid w:val="006350A7"/>
    <w:rsid w:val="00635969"/>
    <w:rsid w:val="00636419"/>
    <w:rsid w:val="00641164"/>
    <w:rsid w:val="00642355"/>
    <w:rsid w:val="00642762"/>
    <w:rsid w:val="00642C6C"/>
    <w:rsid w:val="0064350E"/>
    <w:rsid w:val="0064368D"/>
    <w:rsid w:val="0064368F"/>
    <w:rsid w:val="00644548"/>
    <w:rsid w:val="00645B31"/>
    <w:rsid w:val="0064629A"/>
    <w:rsid w:val="00647A41"/>
    <w:rsid w:val="00650248"/>
    <w:rsid w:val="006508A8"/>
    <w:rsid w:val="00651F38"/>
    <w:rsid w:val="00652411"/>
    <w:rsid w:val="0065249D"/>
    <w:rsid w:val="0065312F"/>
    <w:rsid w:val="006536C8"/>
    <w:rsid w:val="00653904"/>
    <w:rsid w:val="00654B3C"/>
    <w:rsid w:val="00654FC7"/>
    <w:rsid w:val="00655A73"/>
    <w:rsid w:val="00655AF7"/>
    <w:rsid w:val="00655ED2"/>
    <w:rsid w:val="00656764"/>
    <w:rsid w:val="00656E6F"/>
    <w:rsid w:val="00657585"/>
    <w:rsid w:val="00660023"/>
    <w:rsid w:val="006602AF"/>
    <w:rsid w:val="00660710"/>
    <w:rsid w:val="00660905"/>
    <w:rsid w:val="00661401"/>
    <w:rsid w:val="00665964"/>
    <w:rsid w:val="006669EA"/>
    <w:rsid w:val="006700CB"/>
    <w:rsid w:val="00670AC3"/>
    <w:rsid w:val="0067154C"/>
    <w:rsid w:val="00672A92"/>
    <w:rsid w:val="00672D99"/>
    <w:rsid w:val="00674041"/>
    <w:rsid w:val="0067628A"/>
    <w:rsid w:val="0068137E"/>
    <w:rsid w:val="00681DA8"/>
    <w:rsid w:val="00683903"/>
    <w:rsid w:val="0068478D"/>
    <w:rsid w:val="00684A19"/>
    <w:rsid w:val="00685279"/>
    <w:rsid w:val="0068529E"/>
    <w:rsid w:val="006854C8"/>
    <w:rsid w:val="00686F94"/>
    <w:rsid w:val="00690301"/>
    <w:rsid w:val="00690321"/>
    <w:rsid w:val="00690A14"/>
    <w:rsid w:val="00691668"/>
    <w:rsid w:val="006916D7"/>
    <w:rsid w:val="00693237"/>
    <w:rsid w:val="0069375D"/>
    <w:rsid w:val="006977CD"/>
    <w:rsid w:val="006A0A25"/>
    <w:rsid w:val="006A0D91"/>
    <w:rsid w:val="006A155F"/>
    <w:rsid w:val="006A180C"/>
    <w:rsid w:val="006A29ED"/>
    <w:rsid w:val="006A34A4"/>
    <w:rsid w:val="006A394C"/>
    <w:rsid w:val="006A4226"/>
    <w:rsid w:val="006A4EF0"/>
    <w:rsid w:val="006A5C61"/>
    <w:rsid w:val="006A5F43"/>
    <w:rsid w:val="006A6FDA"/>
    <w:rsid w:val="006A7B74"/>
    <w:rsid w:val="006B0EDC"/>
    <w:rsid w:val="006B2016"/>
    <w:rsid w:val="006B348C"/>
    <w:rsid w:val="006B3C4B"/>
    <w:rsid w:val="006B4B18"/>
    <w:rsid w:val="006B5B70"/>
    <w:rsid w:val="006B6B50"/>
    <w:rsid w:val="006B6CD2"/>
    <w:rsid w:val="006B7BCF"/>
    <w:rsid w:val="006C04E1"/>
    <w:rsid w:val="006C0A52"/>
    <w:rsid w:val="006C0E22"/>
    <w:rsid w:val="006C1644"/>
    <w:rsid w:val="006C16DE"/>
    <w:rsid w:val="006C1F00"/>
    <w:rsid w:val="006C652E"/>
    <w:rsid w:val="006D1C24"/>
    <w:rsid w:val="006D332D"/>
    <w:rsid w:val="006D42E6"/>
    <w:rsid w:val="006D60ED"/>
    <w:rsid w:val="006D66D8"/>
    <w:rsid w:val="006D6E40"/>
    <w:rsid w:val="006D750F"/>
    <w:rsid w:val="006E09BD"/>
    <w:rsid w:val="006E13BD"/>
    <w:rsid w:val="006E14B5"/>
    <w:rsid w:val="006E2A34"/>
    <w:rsid w:val="006E5BCD"/>
    <w:rsid w:val="006E60D4"/>
    <w:rsid w:val="006F03C0"/>
    <w:rsid w:val="006F0E59"/>
    <w:rsid w:val="006F1255"/>
    <w:rsid w:val="006F193C"/>
    <w:rsid w:val="006F1C71"/>
    <w:rsid w:val="006F257E"/>
    <w:rsid w:val="006F2B74"/>
    <w:rsid w:val="006F2EFC"/>
    <w:rsid w:val="006F4689"/>
    <w:rsid w:val="006F5794"/>
    <w:rsid w:val="006F61C0"/>
    <w:rsid w:val="006F6A76"/>
    <w:rsid w:val="007005FB"/>
    <w:rsid w:val="00701000"/>
    <w:rsid w:val="00701D1A"/>
    <w:rsid w:val="007048BC"/>
    <w:rsid w:val="00705983"/>
    <w:rsid w:val="00705E0A"/>
    <w:rsid w:val="007112E4"/>
    <w:rsid w:val="007116F8"/>
    <w:rsid w:val="00711F88"/>
    <w:rsid w:val="00714398"/>
    <w:rsid w:val="00716020"/>
    <w:rsid w:val="00716348"/>
    <w:rsid w:val="007165A8"/>
    <w:rsid w:val="007165BB"/>
    <w:rsid w:val="00716B5C"/>
    <w:rsid w:val="00717557"/>
    <w:rsid w:val="00720666"/>
    <w:rsid w:val="0072077A"/>
    <w:rsid w:val="00721538"/>
    <w:rsid w:val="00722049"/>
    <w:rsid w:val="00722486"/>
    <w:rsid w:val="00722DC6"/>
    <w:rsid w:val="007238C7"/>
    <w:rsid w:val="00723D18"/>
    <w:rsid w:val="007246D0"/>
    <w:rsid w:val="0072470A"/>
    <w:rsid w:val="007247E8"/>
    <w:rsid w:val="007260C4"/>
    <w:rsid w:val="00730E3C"/>
    <w:rsid w:val="0073113C"/>
    <w:rsid w:val="00731BE6"/>
    <w:rsid w:val="00732C46"/>
    <w:rsid w:val="00733C89"/>
    <w:rsid w:val="0073495C"/>
    <w:rsid w:val="0073632F"/>
    <w:rsid w:val="00736353"/>
    <w:rsid w:val="007364EF"/>
    <w:rsid w:val="00737691"/>
    <w:rsid w:val="00740402"/>
    <w:rsid w:val="00740A19"/>
    <w:rsid w:val="00740A5F"/>
    <w:rsid w:val="00740C5D"/>
    <w:rsid w:val="00742343"/>
    <w:rsid w:val="0074289E"/>
    <w:rsid w:val="00743FB6"/>
    <w:rsid w:val="00744358"/>
    <w:rsid w:val="00744EB1"/>
    <w:rsid w:val="00745C5D"/>
    <w:rsid w:val="007467A4"/>
    <w:rsid w:val="00746BED"/>
    <w:rsid w:val="00747188"/>
    <w:rsid w:val="00747C88"/>
    <w:rsid w:val="00750D67"/>
    <w:rsid w:val="00750EB4"/>
    <w:rsid w:val="007519B9"/>
    <w:rsid w:val="00751CF7"/>
    <w:rsid w:val="00752C1D"/>
    <w:rsid w:val="00754796"/>
    <w:rsid w:val="0075539C"/>
    <w:rsid w:val="00755982"/>
    <w:rsid w:val="00756E4A"/>
    <w:rsid w:val="00757614"/>
    <w:rsid w:val="00757778"/>
    <w:rsid w:val="0076061E"/>
    <w:rsid w:val="0076152F"/>
    <w:rsid w:val="00761F3C"/>
    <w:rsid w:val="0076504B"/>
    <w:rsid w:val="007669D5"/>
    <w:rsid w:val="00766B7B"/>
    <w:rsid w:val="0076708E"/>
    <w:rsid w:val="00767836"/>
    <w:rsid w:val="007734EB"/>
    <w:rsid w:val="00773562"/>
    <w:rsid w:val="00774A60"/>
    <w:rsid w:val="00774B8D"/>
    <w:rsid w:val="00774EA0"/>
    <w:rsid w:val="00774EB2"/>
    <w:rsid w:val="00775A73"/>
    <w:rsid w:val="00775F4F"/>
    <w:rsid w:val="00776F77"/>
    <w:rsid w:val="007771C6"/>
    <w:rsid w:val="00777272"/>
    <w:rsid w:val="00777891"/>
    <w:rsid w:val="00780511"/>
    <w:rsid w:val="0078255A"/>
    <w:rsid w:val="007852AD"/>
    <w:rsid w:val="00785B3F"/>
    <w:rsid w:val="00786BF8"/>
    <w:rsid w:val="00791282"/>
    <w:rsid w:val="00791F0C"/>
    <w:rsid w:val="00792B82"/>
    <w:rsid w:val="00792CA0"/>
    <w:rsid w:val="00793230"/>
    <w:rsid w:val="00793A2E"/>
    <w:rsid w:val="00793C18"/>
    <w:rsid w:val="007949A0"/>
    <w:rsid w:val="007963E5"/>
    <w:rsid w:val="007964E2"/>
    <w:rsid w:val="007A1242"/>
    <w:rsid w:val="007A2DBC"/>
    <w:rsid w:val="007A7231"/>
    <w:rsid w:val="007A73F0"/>
    <w:rsid w:val="007A7993"/>
    <w:rsid w:val="007B0755"/>
    <w:rsid w:val="007B13C1"/>
    <w:rsid w:val="007B2735"/>
    <w:rsid w:val="007B4FC0"/>
    <w:rsid w:val="007B508A"/>
    <w:rsid w:val="007B6D3D"/>
    <w:rsid w:val="007C0AC0"/>
    <w:rsid w:val="007C1D0A"/>
    <w:rsid w:val="007C2E15"/>
    <w:rsid w:val="007C31C9"/>
    <w:rsid w:val="007C5A76"/>
    <w:rsid w:val="007C63AA"/>
    <w:rsid w:val="007C6ADB"/>
    <w:rsid w:val="007D06FB"/>
    <w:rsid w:val="007D12CB"/>
    <w:rsid w:val="007D1798"/>
    <w:rsid w:val="007D4C6C"/>
    <w:rsid w:val="007D503C"/>
    <w:rsid w:val="007D6619"/>
    <w:rsid w:val="007D747B"/>
    <w:rsid w:val="007E2589"/>
    <w:rsid w:val="007E2D29"/>
    <w:rsid w:val="007E3569"/>
    <w:rsid w:val="007E3AB7"/>
    <w:rsid w:val="007E4FBB"/>
    <w:rsid w:val="007E55D3"/>
    <w:rsid w:val="007E5A8E"/>
    <w:rsid w:val="007E68B3"/>
    <w:rsid w:val="007E7A48"/>
    <w:rsid w:val="007E7CC9"/>
    <w:rsid w:val="007F169B"/>
    <w:rsid w:val="007F1981"/>
    <w:rsid w:val="007F1CCF"/>
    <w:rsid w:val="007F27C4"/>
    <w:rsid w:val="007F3503"/>
    <w:rsid w:val="007F4506"/>
    <w:rsid w:val="007F4700"/>
    <w:rsid w:val="007F4AFE"/>
    <w:rsid w:val="007F528F"/>
    <w:rsid w:val="007F535A"/>
    <w:rsid w:val="007F5871"/>
    <w:rsid w:val="007F6D32"/>
    <w:rsid w:val="007F78DE"/>
    <w:rsid w:val="007F7BFC"/>
    <w:rsid w:val="00800CC8"/>
    <w:rsid w:val="00803ADD"/>
    <w:rsid w:val="008054AC"/>
    <w:rsid w:val="008105D8"/>
    <w:rsid w:val="008137B8"/>
    <w:rsid w:val="00813F47"/>
    <w:rsid w:val="00814358"/>
    <w:rsid w:val="00814939"/>
    <w:rsid w:val="00814DBA"/>
    <w:rsid w:val="00815D7B"/>
    <w:rsid w:val="00817039"/>
    <w:rsid w:val="00817AEE"/>
    <w:rsid w:val="00820E05"/>
    <w:rsid w:val="0082210D"/>
    <w:rsid w:val="0082385C"/>
    <w:rsid w:val="0082439B"/>
    <w:rsid w:val="00825256"/>
    <w:rsid w:val="00825CC4"/>
    <w:rsid w:val="008264FF"/>
    <w:rsid w:val="008266A4"/>
    <w:rsid w:val="008305C6"/>
    <w:rsid w:val="008316C9"/>
    <w:rsid w:val="00832D4C"/>
    <w:rsid w:val="00833E1A"/>
    <w:rsid w:val="0083440A"/>
    <w:rsid w:val="0083454F"/>
    <w:rsid w:val="0083766C"/>
    <w:rsid w:val="0084083F"/>
    <w:rsid w:val="00840C51"/>
    <w:rsid w:val="008428F1"/>
    <w:rsid w:val="00842B8A"/>
    <w:rsid w:val="00842C64"/>
    <w:rsid w:val="00842D61"/>
    <w:rsid w:val="00843084"/>
    <w:rsid w:val="0084590E"/>
    <w:rsid w:val="008460FC"/>
    <w:rsid w:val="008463AB"/>
    <w:rsid w:val="008475C1"/>
    <w:rsid w:val="008509FC"/>
    <w:rsid w:val="00850E56"/>
    <w:rsid w:val="00851268"/>
    <w:rsid w:val="00851A66"/>
    <w:rsid w:val="00851C2A"/>
    <w:rsid w:val="00852DEB"/>
    <w:rsid w:val="00853CE7"/>
    <w:rsid w:val="00853E96"/>
    <w:rsid w:val="00854A6E"/>
    <w:rsid w:val="00855756"/>
    <w:rsid w:val="008564B1"/>
    <w:rsid w:val="0085657D"/>
    <w:rsid w:val="00856ECD"/>
    <w:rsid w:val="00857517"/>
    <w:rsid w:val="00857563"/>
    <w:rsid w:val="00857654"/>
    <w:rsid w:val="00860268"/>
    <w:rsid w:val="00860455"/>
    <w:rsid w:val="008616DE"/>
    <w:rsid w:val="00861960"/>
    <w:rsid w:val="00862251"/>
    <w:rsid w:val="00862A56"/>
    <w:rsid w:val="008635B2"/>
    <w:rsid w:val="00864AB9"/>
    <w:rsid w:val="00865717"/>
    <w:rsid w:val="008663DD"/>
    <w:rsid w:val="00866E44"/>
    <w:rsid w:val="00867A96"/>
    <w:rsid w:val="00870B2E"/>
    <w:rsid w:val="00874017"/>
    <w:rsid w:val="008744FB"/>
    <w:rsid w:val="00874E8F"/>
    <w:rsid w:val="00875778"/>
    <w:rsid w:val="00875D3C"/>
    <w:rsid w:val="00876535"/>
    <w:rsid w:val="00876CD2"/>
    <w:rsid w:val="00877E45"/>
    <w:rsid w:val="008803EE"/>
    <w:rsid w:val="00882A0D"/>
    <w:rsid w:val="008835A7"/>
    <w:rsid w:val="0088438A"/>
    <w:rsid w:val="00887ABC"/>
    <w:rsid w:val="00887C6B"/>
    <w:rsid w:val="008932FA"/>
    <w:rsid w:val="00894DB6"/>
    <w:rsid w:val="00895407"/>
    <w:rsid w:val="008966E1"/>
    <w:rsid w:val="00896B90"/>
    <w:rsid w:val="00897C18"/>
    <w:rsid w:val="008A0AB1"/>
    <w:rsid w:val="008A1F54"/>
    <w:rsid w:val="008A482C"/>
    <w:rsid w:val="008A67BE"/>
    <w:rsid w:val="008A6CBE"/>
    <w:rsid w:val="008A79E1"/>
    <w:rsid w:val="008B14A6"/>
    <w:rsid w:val="008B1D24"/>
    <w:rsid w:val="008B23F7"/>
    <w:rsid w:val="008B3F0F"/>
    <w:rsid w:val="008B5CB5"/>
    <w:rsid w:val="008B6282"/>
    <w:rsid w:val="008B710F"/>
    <w:rsid w:val="008C0A2E"/>
    <w:rsid w:val="008C1296"/>
    <w:rsid w:val="008C147A"/>
    <w:rsid w:val="008C232E"/>
    <w:rsid w:val="008C3F8C"/>
    <w:rsid w:val="008C4934"/>
    <w:rsid w:val="008C5CFB"/>
    <w:rsid w:val="008C6A7E"/>
    <w:rsid w:val="008C72DE"/>
    <w:rsid w:val="008C735D"/>
    <w:rsid w:val="008C78C0"/>
    <w:rsid w:val="008C7BE3"/>
    <w:rsid w:val="008D07E8"/>
    <w:rsid w:val="008D1E41"/>
    <w:rsid w:val="008D2846"/>
    <w:rsid w:val="008D2C72"/>
    <w:rsid w:val="008D32A9"/>
    <w:rsid w:val="008D3867"/>
    <w:rsid w:val="008D3EA2"/>
    <w:rsid w:val="008D4235"/>
    <w:rsid w:val="008D5633"/>
    <w:rsid w:val="008D7292"/>
    <w:rsid w:val="008D731E"/>
    <w:rsid w:val="008E0571"/>
    <w:rsid w:val="008E0D47"/>
    <w:rsid w:val="008E1FF3"/>
    <w:rsid w:val="008E2497"/>
    <w:rsid w:val="008E2DBC"/>
    <w:rsid w:val="008E4C05"/>
    <w:rsid w:val="008E4E85"/>
    <w:rsid w:val="008E5594"/>
    <w:rsid w:val="008E6806"/>
    <w:rsid w:val="008E6DF4"/>
    <w:rsid w:val="008E78A7"/>
    <w:rsid w:val="008E7962"/>
    <w:rsid w:val="008F061C"/>
    <w:rsid w:val="008F0826"/>
    <w:rsid w:val="008F08DE"/>
    <w:rsid w:val="008F2D84"/>
    <w:rsid w:val="008F613F"/>
    <w:rsid w:val="008F6224"/>
    <w:rsid w:val="008F6D56"/>
    <w:rsid w:val="008F6FCD"/>
    <w:rsid w:val="00901880"/>
    <w:rsid w:val="00901B4A"/>
    <w:rsid w:val="00901DE5"/>
    <w:rsid w:val="0090246C"/>
    <w:rsid w:val="00907085"/>
    <w:rsid w:val="009072F7"/>
    <w:rsid w:val="00911380"/>
    <w:rsid w:val="009126FC"/>
    <w:rsid w:val="009128C2"/>
    <w:rsid w:val="00912AF4"/>
    <w:rsid w:val="00913501"/>
    <w:rsid w:val="009140BD"/>
    <w:rsid w:val="00914D94"/>
    <w:rsid w:val="00916574"/>
    <w:rsid w:val="00916C33"/>
    <w:rsid w:val="00920D95"/>
    <w:rsid w:val="009218D1"/>
    <w:rsid w:val="00921A74"/>
    <w:rsid w:val="0092212E"/>
    <w:rsid w:val="00922366"/>
    <w:rsid w:val="00924101"/>
    <w:rsid w:val="00924693"/>
    <w:rsid w:val="00924CBD"/>
    <w:rsid w:val="00926A45"/>
    <w:rsid w:val="0092742D"/>
    <w:rsid w:val="0092747D"/>
    <w:rsid w:val="00927480"/>
    <w:rsid w:val="009277A1"/>
    <w:rsid w:val="009303E9"/>
    <w:rsid w:val="00931CF1"/>
    <w:rsid w:val="00931F24"/>
    <w:rsid w:val="009331AB"/>
    <w:rsid w:val="00933BEB"/>
    <w:rsid w:val="009341AE"/>
    <w:rsid w:val="00934D38"/>
    <w:rsid w:val="0093584F"/>
    <w:rsid w:val="00936CBD"/>
    <w:rsid w:val="00937598"/>
    <w:rsid w:val="00937EEB"/>
    <w:rsid w:val="00940685"/>
    <w:rsid w:val="00940732"/>
    <w:rsid w:val="00941C70"/>
    <w:rsid w:val="00944B78"/>
    <w:rsid w:val="009450E8"/>
    <w:rsid w:val="0094572F"/>
    <w:rsid w:val="0094627C"/>
    <w:rsid w:val="00946ABD"/>
    <w:rsid w:val="00946EF1"/>
    <w:rsid w:val="00947509"/>
    <w:rsid w:val="0095173D"/>
    <w:rsid w:val="00952C8C"/>
    <w:rsid w:val="00952EA7"/>
    <w:rsid w:val="00952F5A"/>
    <w:rsid w:val="00953BEC"/>
    <w:rsid w:val="0095627B"/>
    <w:rsid w:val="00957153"/>
    <w:rsid w:val="00960331"/>
    <w:rsid w:val="00960F16"/>
    <w:rsid w:val="009619E7"/>
    <w:rsid w:val="00963C71"/>
    <w:rsid w:val="00964E06"/>
    <w:rsid w:val="009658F0"/>
    <w:rsid w:val="00966289"/>
    <w:rsid w:val="0096647C"/>
    <w:rsid w:val="009678BE"/>
    <w:rsid w:val="00971638"/>
    <w:rsid w:val="00973417"/>
    <w:rsid w:val="00976A41"/>
    <w:rsid w:val="00976DD4"/>
    <w:rsid w:val="00976FC6"/>
    <w:rsid w:val="009779D8"/>
    <w:rsid w:val="009802B4"/>
    <w:rsid w:val="00982C23"/>
    <w:rsid w:val="00983E41"/>
    <w:rsid w:val="00984448"/>
    <w:rsid w:val="009851C7"/>
    <w:rsid w:val="00986E4C"/>
    <w:rsid w:val="00986EE1"/>
    <w:rsid w:val="009905AF"/>
    <w:rsid w:val="00990602"/>
    <w:rsid w:val="0099088B"/>
    <w:rsid w:val="00991B96"/>
    <w:rsid w:val="00991C6D"/>
    <w:rsid w:val="00992DA3"/>
    <w:rsid w:val="00993E15"/>
    <w:rsid w:val="009969B5"/>
    <w:rsid w:val="009A086D"/>
    <w:rsid w:val="009A1D64"/>
    <w:rsid w:val="009A2032"/>
    <w:rsid w:val="009A33CF"/>
    <w:rsid w:val="009A3931"/>
    <w:rsid w:val="009A5243"/>
    <w:rsid w:val="009A710F"/>
    <w:rsid w:val="009A751E"/>
    <w:rsid w:val="009B0829"/>
    <w:rsid w:val="009B0E17"/>
    <w:rsid w:val="009B0EDD"/>
    <w:rsid w:val="009B1063"/>
    <w:rsid w:val="009B1480"/>
    <w:rsid w:val="009B19A4"/>
    <w:rsid w:val="009B1A62"/>
    <w:rsid w:val="009B36E3"/>
    <w:rsid w:val="009B3FF0"/>
    <w:rsid w:val="009B494A"/>
    <w:rsid w:val="009B4C4D"/>
    <w:rsid w:val="009B51A7"/>
    <w:rsid w:val="009B5901"/>
    <w:rsid w:val="009B61A5"/>
    <w:rsid w:val="009B62C7"/>
    <w:rsid w:val="009B6578"/>
    <w:rsid w:val="009B73F2"/>
    <w:rsid w:val="009B7A80"/>
    <w:rsid w:val="009C1E05"/>
    <w:rsid w:val="009C212F"/>
    <w:rsid w:val="009C270A"/>
    <w:rsid w:val="009C3408"/>
    <w:rsid w:val="009C3C0F"/>
    <w:rsid w:val="009C3CD6"/>
    <w:rsid w:val="009C438C"/>
    <w:rsid w:val="009C447A"/>
    <w:rsid w:val="009C4DF8"/>
    <w:rsid w:val="009C7900"/>
    <w:rsid w:val="009C7FE2"/>
    <w:rsid w:val="009D0ADC"/>
    <w:rsid w:val="009D103B"/>
    <w:rsid w:val="009D255F"/>
    <w:rsid w:val="009D2C8C"/>
    <w:rsid w:val="009D30F0"/>
    <w:rsid w:val="009D512F"/>
    <w:rsid w:val="009D544C"/>
    <w:rsid w:val="009D6764"/>
    <w:rsid w:val="009D67F5"/>
    <w:rsid w:val="009D77C5"/>
    <w:rsid w:val="009E1CFB"/>
    <w:rsid w:val="009E209B"/>
    <w:rsid w:val="009E22B4"/>
    <w:rsid w:val="009E3C4C"/>
    <w:rsid w:val="009E560E"/>
    <w:rsid w:val="009E70AD"/>
    <w:rsid w:val="009E71DF"/>
    <w:rsid w:val="009F0008"/>
    <w:rsid w:val="009F39DF"/>
    <w:rsid w:val="009F411D"/>
    <w:rsid w:val="009F4243"/>
    <w:rsid w:val="009F5F7F"/>
    <w:rsid w:val="009F7152"/>
    <w:rsid w:val="009F795B"/>
    <w:rsid w:val="00A02744"/>
    <w:rsid w:val="00A047CF"/>
    <w:rsid w:val="00A058A6"/>
    <w:rsid w:val="00A05F7E"/>
    <w:rsid w:val="00A0639C"/>
    <w:rsid w:val="00A11911"/>
    <w:rsid w:val="00A12B5B"/>
    <w:rsid w:val="00A13F79"/>
    <w:rsid w:val="00A15407"/>
    <w:rsid w:val="00A163B5"/>
    <w:rsid w:val="00A17C9B"/>
    <w:rsid w:val="00A17E88"/>
    <w:rsid w:val="00A200F8"/>
    <w:rsid w:val="00A2056A"/>
    <w:rsid w:val="00A20FBE"/>
    <w:rsid w:val="00A20FD0"/>
    <w:rsid w:val="00A21975"/>
    <w:rsid w:val="00A23C7E"/>
    <w:rsid w:val="00A23FA5"/>
    <w:rsid w:val="00A258B3"/>
    <w:rsid w:val="00A26FB2"/>
    <w:rsid w:val="00A2790F"/>
    <w:rsid w:val="00A303B8"/>
    <w:rsid w:val="00A30859"/>
    <w:rsid w:val="00A3105A"/>
    <w:rsid w:val="00A31077"/>
    <w:rsid w:val="00A31A86"/>
    <w:rsid w:val="00A32163"/>
    <w:rsid w:val="00A33FC5"/>
    <w:rsid w:val="00A35BBF"/>
    <w:rsid w:val="00A37B8E"/>
    <w:rsid w:val="00A37FD2"/>
    <w:rsid w:val="00A40A5D"/>
    <w:rsid w:val="00A417E2"/>
    <w:rsid w:val="00A42606"/>
    <w:rsid w:val="00A42713"/>
    <w:rsid w:val="00A4348A"/>
    <w:rsid w:val="00A434CD"/>
    <w:rsid w:val="00A43BA5"/>
    <w:rsid w:val="00A44947"/>
    <w:rsid w:val="00A465FA"/>
    <w:rsid w:val="00A46950"/>
    <w:rsid w:val="00A4706A"/>
    <w:rsid w:val="00A479AA"/>
    <w:rsid w:val="00A47F45"/>
    <w:rsid w:val="00A5019C"/>
    <w:rsid w:val="00A50C60"/>
    <w:rsid w:val="00A51008"/>
    <w:rsid w:val="00A518CC"/>
    <w:rsid w:val="00A52B83"/>
    <w:rsid w:val="00A53082"/>
    <w:rsid w:val="00A54D44"/>
    <w:rsid w:val="00A555CB"/>
    <w:rsid w:val="00A55B5F"/>
    <w:rsid w:val="00A567D4"/>
    <w:rsid w:val="00A56B7E"/>
    <w:rsid w:val="00A60A3E"/>
    <w:rsid w:val="00A60EC0"/>
    <w:rsid w:val="00A61992"/>
    <w:rsid w:val="00A62DA4"/>
    <w:rsid w:val="00A636A8"/>
    <w:rsid w:val="00A6388E"/>
    <w:rsid w:val="00A657ED"/>
    <w:rsid w:val="00A659A7"/>
    <w:rsid w:val="00A65F33"/>
    <w:rsid w:val="00A66560"/>
    <w:rsid w:val="00A71B38"/>
    <w:rsid w:val="00A71F3F"/>
    <w:rsid w:val="00A7267D"/>
    <w:rsid w:val="00A72E56"/>
    <w:rsid w:val="00A74892"/>
    <w:rsid w:val="00A74F39"/>
    <w:rsid w:val="00A75267"/>
    <w:rsid w:val="00A760FE"/>
    <w:rsid w:val="00A8029D"/>
    <w:rsid w:val="00A80D72"/>
    <w:rsid w:val="00A8197B"/>
    <w:rsid w:val="00A81DE2"/>
    <w:rsid w:val="00A82E66"/>
    <w:rsid w:val="00A830A6"/>
    <w:rsid w:val="00A83BBA"/>
    <w:rsid w:val="00A84154"/>
    <w:rsid w:val="00A85297"/>
    <w:rsid w:val="00A86337"/>
    <w:rsid w:val="00A86FC6"/>
    <w:rsid w:val="00A9091A"/>
    <w:rsid w:val="00A90A34"/>
    <w:rsid w:val="00A90F0B"/>
    <w:rsid w:val="00A9144A"/>
    <w:rsid w:val="00A91B2A"/>
    <w:rsid w:val="00A922C2"/>
    <w:rsid w:val="00A92B43"/>
    <w:rsid w:val="00A93F4A"/>
    <w:rsid w:val="00A94202"/>
    <w:rsid w:val="00A9429F"/>
    <w:rsid w:val="00A94863"/>
    <w:rsid w:val="00A94916"/>
    <w:rsid w:val="00A9607B"/>
    <w:rsid w:val="00A962C2"/>
    <w:rsid w:val="00A963E3"/>
    <w:rsid w:val="00A96AE1"/>
    <w:rsid w:val="00A97E18"/>
    <w:rsid w:val="00A97EFC"/>
    <w:rsid w:val="00A97FA7"/>
    <w:rsid w:val="00AA0134"/>
    <w:rsid w:val="00AA044B"/>
    <w:rsid w:val="00AA0A70"/>
    <w:rsid w:val="00AA2435"/>
    <w:rsid w:val="00AA3124"/>
    <w:rsid w:val="00AA352E"/>
    <w:rsid w:val="00AA4326"/>
    <w:rsid w:val="00AA4CD6"/>
    <w:rsid w:val="00AA54E9"/>
    <w:rsid w:val="00AA5905"/>
    <w:rsid w:val="00AA66F4"/>
    <w:rsid w:val="00AB01E1"/>
    <w:rsid w:val="00AB0A9C"/>
    <w:rsid w:val="00AB1D71"/>
    <w:rsid w:val="00AB1E9B"/>
    <w:rsid w:val="00AB216B"/>
    <w:rsid w:val="00AB3899"/>
    <w:rsid w:val="00AB3F7E"/>
    <w:rsid w:val="00AB4E20"/>
    <w:rsid w:val="00AB61A9"/>
    <w:rsid w:val="00AB6835"/>
    <w:rsid w:val="00AB6977"/>
    <w:rsid w:val="00AB6A0C"/>
    <w:rsid w:val="00AC2C59"/>
    <w:rsid w:val="00AC4ADD"/>
    <w:rsid w:val="00AC4BE5"/>
    <w:rsid w:val="00AC5DAB"/>
    <w:rsid w:val="00AC774A"/>
    <w:rsid w:val="00AD1D71"/>
    <w:rsid w:val="00AD2DB9"/>
    <w:rsid w:val="00AD4110"/>
    <w:rsid w:val="00AD57D0"/>
    <w:rsid w:val="00AD5B39"/>
    <w:rsid w:val="00AD65AF"/>
    <w:rsid w:val="00AD6C57"/>
    <w:rsid w:val="00AD7752"/>
    <w:rsid w:val="00AE0757"/>
    <w:rsid w:val="00AE1328"/>
    <w:rsid w:val="00AE1705"/>
    <w:rsid w:val="00AE27B9"/>
    <w:rsid w:val="00AE2B5A"/>
    <w:rsid w:val="00AE305D"/>
    <w:rsid w:val="00AE351F"/>
    <w:rsid w:val="00AE70D7"/>
    <w:rsid w:val="00AE7310"/>
    <w:rsid w:val="00AF345D"/>
    <w:rsid w:val="00AF3A1F"/>
    <w:rsid w:val="00AF3AA1"/>
    <w:rsid w:val="00AF50B4"/>
    <w:rsid w:val="00AF6C15"/>
    <w:rsid w:val="00AF6DD9"/>
    <w:rsid w:val="00AF6F2F"/>
    <w:rsid w:val="00AF740A"/>
    <w:rsid w:val="00B00799"/>
    <w:rsid w:val="00B01F11"/>
    <w:rsid w:val="00B025ED"/>
    <w:rsid w:val="00B03CA8"/>
    <w:rsid w:val="00B03EE2"/>
    <w:rsid w:val="00B04496"/>
    <w:rsid w:val="00B04C34"/>
    <w:rsid w:val="00B05BF8"/>
    <w:rsid w:val="00B05E76"/>
    <w:rsid w:val="00B10137"/>
    <w:rsid w:val="00B101B8"/>
    <w:rsid w:val="00B10410"/>
    <w:rsid w:val="00B141FE"/>
    <w:rsid w:val="00B15282"/>
    <w:rsid w:val="00B17F25"/>
    <w:rsid w:val="00B2052A"/>
    <w:rsid w:val="00B20D1E"/>
    <w:rsid w:val="00B215C9"/>
    <w:rsid w:val="00B22739"/>
    <w:rsid w:val="00B2298E"/>
    <w:rsid w:val="00B23937"/>
    <w:rsid w:val="00B2459E"/>
    <w:rsid w:val="00B24A92"/>
    <w:rsid w:val="00B25930"/>
    <w:rsid w:val="00B25A07"/>
    <w:rsid w:val="00B25DC8"/>
    <w:rsid w:val="00B272CB"/>
    <w:rsid w:val="00B27FEE"/>
    <w:rsid w:val="00B30A99"/>
    <w:rsid w:val="00B32EDE"/>
    <w:rsid w:val="00B32EE2"/>
    <w:rsid w:val="00B34A8F"/>
    <w:rsid w:val="00B34D88"/>
    <w:rsid w:val="00B35E6B"/>
    <w:rsid w:val="00B40242"/>
    <w:rsid w:val="00B4060E"/>
    <w:rsid w:val="00B413BA"/>
    <w:rsid w:val="00B426A5"/>
    <w:rsid w:val="00B43BCF"/>
    <w:rsid w:val="00B44691"/>
    <w:rsid w:val="00B44766"/>
    <w:rsid w:val="00B4498B"/>
    <w:rsid w:val="00B44E5E"/>
    <w:rsid w:val="00B456BA"/>
    <w:rsid w:val="00B457A4"/>
    <w:rsid w:val="00B458B1"/>
    <w:rsid w:val="00B4764F"/>
    <w:rsid w:val="00B50569"/>
    <w:rsid w:val="00B517B9"/>
    <w:rsid w:val="00B52454"/>
    <w:rsid w:val="00B53250"/>
    <w:rsid w:val="00B54639"/>
    <w:rsid w:val="00B546A3"/>
    <w:rsid w:val="00B546E3"/>
    <w:rsid w:val="00B54F0B"/>
    <w:rsid w:val="00B55B68"/>
    <w:rsid w:val="00B578A1"/>
    <w:rsid w:val="00B62458"/>
    <w:rsid w:val="00B627CD"/>
    <w:rsid w:val="00B62A10"/>
    <w:rsid w:val="00B63D0C"/>
    <w:rsid w:val="00B652FB"/>
    <w:rsid w:val="00B666DA"/>
    <w:rsid w:val="00B71F59"/>
    <w:rsid w:val="00B72B06"/>
    <w:rsid w:val="00B7319D"/>
    <w:rsid w:val="00B7332C"/>
    <w:rsid w:val="00B73D46"/>
    <w:rsid w:val="00B74578"/>
    <w:rsid w:val="00B75112"/>
    <w:rsid w:val="00B751C1"/>
    <w:rsid w:val="00B773F2"/>
    <w:rsid w:val="00B77C48"/>
    <w:rsid w:val="00B808DE"/>
    <w:rsid w:val="00B81129"/>
    <w:rsid w:val="00B83961"/>
    <w:rsid w:val="00B8423B"/>
    <w:rsid w:val="00B8610B"/>
    <w:rsid w:val="00B911C8"/>
    <w:rsid w:val="00B91F81"/>
    <w:rsid w:val="00B924A4"/>
    <w:rsid w:val="00B931FF"/>
    <w:rsid w:val="00B94128"/>
    <w:rsid w:val="00B95872"/>
    <w:rsid w:val="00B966AC"/>
    <w:rsid w:val="00B97727"/>
    <w:rsid w:val="00BA02E2"/>
    <w:rsid w:val="00BA0C8F"/>
    <w:rsid w:val="00BA0D8F"/>
    <w:rsid w:val="00BA212F"/>
    <w:rsid w:val="00BA2266"/>
    <w:rsid w:val="00BA2E1F"/>
    <w:rsid w:val="00BA3747"/>
    <w:rsid w:val="00BA37BA"/>
    <w:rsid w:val="00BA403E"/>
    <w:rsid w:val="00BA5D51"/>
    <w:rsid w:val="00BA627D"/>
    <w:rsid w:val="00BA6539"/>
    <w:rsid w:val="00BA7831"/>
    <w:rsid w:val="00BB0F18"/>
    <w:rsid w:val="00BB11BE"/>
    <w:rsid w:val="00BB308B"/>
    <w:rsid w:val="00BB4AF7"/>
    <w:rsid w:val="00BB5834"/>
    <w:rsid w:val="00BB5A85"/>
    <w:rsid w:val="00BB683E"/>
    <w:rsid w:val="00BB761F"/>
    <w:rsid w:val="00BC0130"/>
    <w:rsid w:val="00BC0847"/>
    <w:rsid w:val="00BC21F2"/>
    <w:rsid w:val="00BC27E2"/>
    <w:rsid w:val="00BC28B7"/>
    <w:rsid w:val="00BD062B"/>
    <w:rsid w:val="00BD0C8E"/>
    <w:rsid w:val="00BD0E2D"/>
    <w:rsid w:val="00BD14BB"/>
    <w:rsid w:val="00BD2482"/>
    <w:rsid w:val="00BD3F28"/>
    <w:rsid w:val="00BD5AA0"/>
    <w:rsid w:val="00BD6E46"/>
    <w:rsid w:val="00BE0D2C"/>
    <w:rsid w:val="00BE1EE1"/>
    <w:rsid w:val="00BE28A2"/>
    <w:rsid w:val="00BE3B04"/>
    <w:rsid w:val="00BE4983"/>
    <w:rsid w:val="00BE5FAA"/>
    <w:rsid w:val="00BE62EA"/>
    <w:rsid w:val="00BE650C"/>
    <w:rsid w:val="00BE6772"/>
    <w:rsid w:val="00BE7071"/>
    <w:rsid w:val="00BE7DE2"/>
    <w:rsid w:val="00BF052F"/>
    <w:rsid w:val="00BF08C1"/>
    <w:rsid w:val="00BF1FCF"/>
    <w:rsid w:val="00BF2380"/>
    <w:rsid w:val="00BF3F25"/>
    <w:rsid w:val="00BF3F65"/>
    <w:rsid w:val="00BF44E1"/>
    <w:rsid w:val="00BF4A32"/>
    <w:rsid w:val="00BF4F40"/>
    <w:rsid w:val="00BF67F0"/>
    <w:rsid w:val="00BF71B9"/>
    <w:rsid w:val="00BF7207"/>
    <w:rsid w:val="00BF7CF8"/>
    <w:rsid w:val="00C03927"/>
    <w:rsid w:val="00C04069"/>
    <w:rsid w:val="00C054D2"/>
    <w:rsid w:val="00C06A06"/>
    <w:rsid w:val="00C0718B"/>
    <w:rsid w:val="00C07874"/>
    <w:rsid w:val="00C07AC6"/>
    <w:rsid w:val="00C106AF"/>
    <w:rsid w:val="00C11AB7"/>
    <w:rsid w:val="00C1205F"/>
    <w:rsid w:val="00C12174"/>
    <w:rsid w:val="00C1223D"/>
    <w:rsid w:val="00C12AD1"/>
    <w:rsid w:val="00C154E1"/>
    <w:rsid w:val="00C15727"/>
    <w:rsid w:val="00C157A2"/>
    <w:rsid w:val="00C21A6F"/>
    <w:rsid w:val="00C22742"/>
    <w:rsid w:val="00C22BB6"/>
    <w:rsid w:val="00C23C84"/>
    <w:rsid w:val="00C2513E"/>
    <w:rsid w:val="00C259E7"/>
    <w:rsid w:val="00C26906"/>
    <w:rsid w:val="00C27A42"/>
    <w:rsid w:val="00C307AA"/>
    <w:rsid w:val="00C3123A"/>
    <w:rsid w:val="00C3151F"/>
    <w:rsid w:val="00C32805"/>
    <w:rsid w:val="00C32AB5"/>
    <w:rsid w:val="00C32B45"/>
    <w:rsid w:val="00C32E27"/>
    <w:rsid w:val="00C35606"/>
    <w:rsid w:val="00C36A31"/>
    <w:rsid w:val="00C378A2"/>
    <w:rsid w:val="00C40D80"/>
    <w:rsid w:val="00C4352E"/>
    <w:rsid w:val="00C43A0F"/>
    <w:rsid w:val="00C43BF0"/>
    <w:rsid w:val="00C46C8E"/>
    <w:rsid w:val="00C50BE4"/>
    <w:rsid w:val="00C53453"/>
    <w:rsid w:val="00C53998"/>
    <w:rsid w:val="00C540EA"/>
    <w:rsid w:val="00C547F4"/>
    <w:rsid w:val="00C574FC"/>
    <w:rsid w:val="00C57504"/>
    <w:rsid w:val="00C577DD"/>
    <w:rsid w:val="00C601E7"/>
    <w:rsid w:val="00C60789"/>
    <w:rsid w:val="00C60840"/>
    <w:rsid w:val="00C63170"/>
    <w:rsid w:val="00C63CBB"/>
    <w:rsid w:val="00C63D02"/>
    <w:rsid w:val="00C6547C"/>
    <w:rsid w:val="00C666E7"/>
    <w:rsid w:val="00C66BDB"/>
    <w:rsid w:val="00C6724B"/>
    <w:rsid w:val="00C70878"/>
    <w:rsid w:val="00C720CC"/>
    <w:rsid w:val="00C73C52"/>
    <w:rsid w:val="00C73DBF"/>
    <w:rsid w:val="00C757EE"/>
    <w:rsid w:val="00C75FA7"/>
    <w:rsid w:val="00C76E21"/>
    <w:rsid w:val="00C76ECF"/>
    <w:rsid w:val="00C772D7"/>
    <w:rsid w:val="00C777C4"/>
    <w:rsid w:val="00C809AC"/>
    <w:rsid w:val="00C8282D"/>
    <w:rsid w:val="00C83CB6"/>
    <w:rsid w:val="00C85DEE"/>
    <w:rsid w:val="00C86CBA"/>
    <w:rsid w:val="00C871C3"/>
    <w:rsid w:val="00C909E0"/>
    <w:rsid w:val="00C91616"/>
    <w:rsid w:val="00C91DB6"/>
    <w:rsid w:val="00C92707"/>
    <w:rsid w:val="00C92738"/>
    <w:rsid w:val="00C92A28"/>
    <w:rsid w:val="00C939AD"/>
    <w:rsid w:val="00C968AF"/>
    <w:rsid w:val="00C96EAA"/>
    <w:rsid w:val="00C96EBA"/>
    <w:rsid w:val="00C97302"/>
    <w:rsid w:val="00C975D4"/>
    <w:rsid w:val="00CA070A"/>
    <w:rsid w:val="00CA0B53"/>
    <w:rsid w:val="00CA3AF3"/>
    <w:rsid w:val="00CA665B"/>
    <w:rsid w:val="00CA6C5F"/>
    <w:rsid w:val="00CB105F"/>
    <w:rsid w:val="00CB1910"/>
    <w:rsid w:val="00CB1C39"/>
    <w:rsid w:val="00CB373F"/>
    <w:rsid w:val="00CB5D17"/>
    <w:rsid w:val="00CB7929"/>
    <w:rsid w:val="00CC03D5"/>
    <w:rsid w:val="00CC2BD1"/>
    <w:rsid w:val="00CC362D"/>
    <w:rsid w:val="00CC3991"/>
    <w:rsid w:val="00CC3BA6"/>
    <w:rsid w:val="00CC3DF4"/>
    <w:rsid w:val="00CC5200"/>
    <w:rsid w:val="00CC5DA0"/>
    <w:rsid w:val="00CC648A"/>
    <w:rsid w:val="00CC71D1"/>
    <w:rsid w:val="00CD0601"/>
    <w:rsid w:val="00CD0A91"/>
    <w:rsid w:val="00CD2EEB"/>
    <w:rsid w:val="00CD39B5"/>
    <w:rsid w:val="00CD5337"/>
    <w:rsid w:val="00CD54A1"/>
    <w:rsid w:val="00CD5706"/>
    <w:rsid w:val="00CE22C3"/>
    <w:rsid w:val="00CE350B"/>
    <w:rsid w:val="00CE44C9"/>
    <w:rsid w:val="00CE4528"/>
    <w:rsid w:val="00CE4AA2"/>
    <w:rsid w:val="00CE5975"/>
    <w:rsid w:val="00CF04FF"/>
    <w:rsid w:val="00CF0631"/>
    <w:rsid w:val="00CF09EC"/>
    <w:rsid w:val="00CF163F"/>
    <w:rsid w:val="00CF1AD3"/>
    <w:rsid w:val="00CF1C2A"/>
    <w:rsid w:val="00CF2270"/>
    <w:rsid w:val="00CF2728"/>
    <w:rsid w:val="00CF4C6B"/>
    <w:rsid w:val="00CF66FF"/>
    <w:rsid w:val="00CF6780"/>
    <w:rsid w:val="00D04B53"/>
    <w:rsid w:val="00D06A17"/>
    <w:rsid w:val="00D101F7"/>
    <w:rsid w:val="00D10773"/>
    <w:rsid w:val="00D10927"/>
    <w:rsid w:val="00D11A72"/>
    <w:rsid w:val="00D120C3"/>
    <w:rsid w:val="00D12DB1"/>
    <w:rsid w:val="00D13A8D"/>
    <w:rsid w:val="00D14798"/>
    <w:rsid w:val="00D17524"/>
    <w:rsid w:val="00D178AE"/>
    <w:rsid w:val="00D2081D"/>
    <w:rsid w:val="00D20B32"/>
    <w:rsid w:val="00D218C4"/>
    <w:rsid w:val="00D21AE0"/>
    <w:rsid w:val="00D2335A"/>
    <w:rsid w:val="00D26341"/>
    <w:rsid w:val="00D26F9F"/>
    <w:rsid w:val="00D328F3"/>
    <w:rsid w:val="00D33BF5"/>
    <w:rsid w:val="00D33DE7"/>
    <w:rsid w:val="00D354F5"/>
    <w:rsid w:val="00D372A6"/>
    <w:rsid w:val="00D37CAB"/>
    <w:rsid w:val="00D37F06"/>
    <w:rsid w:val="00D41E07"/>
    <w:rsid w:val="00D43097"/>
    <w:rsid w:val="00D4348B"/>
    <w:rsid w:val="00D435B0"/>
    <w:rsid w:val="00D464D1"/>
    <w:rsid w:val="00D46BD9"/>
    <w:rsid w:val="00D46EAE"/>
    <w:rsid w:val="00D471AD"/>
    <w:rsid w:val="00D47B56"/>
    <w:rsid w:val="00D508E1"/>
    <w:rsid w:val="00D52B82"/>
    <w:rsid w:val="00D53D22"/>
    <w:rsid w:val="00D54631"/>
    <w:rsid w:val="00D572F9"/>
    <w:rsid w:val="00D57353"/>
    <w:rsid w:val="00D575EF"/>
    <w:rsid w:val="00D60475"/>
    <w:rsid w:val="00D61470"/>
    <w:rsid w:val="00D62EEA"/>
    <w:rsid w:val="00D64C37"/>
    <w:rsid w:val="00D666F2"/>
    <w:rsid w:val="00D6691D"/>
    <w:rsid w:val="00D67ACF"/>
    <w:rsid w:val="00D723A5"/>
    <w:rsid w:val="00D73442"/>
    <w:rsid w:val="00D73F26"/>
    <w:rsid w:val="00D74642"/>
    <w:rsid w:val="00D746E5"/>
    <w:rsid w:val="00D74B7F"/>
    <w:rsid w:val="00D74CA2"/>
    <w:rsid w:val="00D74E2F"/>
    <w:rsid w:val="00D772C8"/>
    <w:rsid w:val="00D77628"/>
    <w:rsid w:val="00D838E2"/>
    <w:rsid w:val="00D83C91"/>
    <w:rsid w:val="00D84B5D"/>
    <w:rsid w:val="00D85431"/>
    <w:rsid w:val="00D85878"/>
    <w:rsid w:val="00D859BE"/>
    <w:rsid w:val="00D8649C"/>
    <w:rsid w:val="00D90149"/>
    <w:rsid w:val="00D9111D"/>
    <w:rsid w:val="00D922B3"/>
    <w:rsid w:val="00D9423E"/>
    <w:rsid w:val="00D9523C"/>
    <w:rsid w:val="00D95756"/>
    <w:rsid w:val="00D969B2"/>
    <w:rsid w:val="00D97845"/>
    <w:rsid w:val="00DA0B02"/>
    <w:rsid w:val="00DA13BB"/>
    <w:rsid w:val="00DA2468"/>
    <w:rsid w:val="00DA2E92"/>
    <w:rsid w:val="00DA35EC"/>
    <w:rsid w:val="00DA4046"/>
    <w:rsid w:val="00DA5CE3"/>
    <w:rsid w:val="00DA62FD"/>
    <w:rsid w:val="00DA6E4E"/>
    <w:rsid w:val="00DA70C1"/>
    <w:rsid w:val="00DA7725"/>
    <w:rsid w:val="00DA785D"/>
    <w:rsid w:val="00DA7A71"/>
    <w:rsid w:val="00DA7BF8"/>
    <w:rsid w:val="00DB04E4"/>
    <w:rsid w:val="00DB2B0A"/>
    <w:rsid w:val="00DB2F17"/>
    <w:rsid w:val="00DB3FA8"/>
    <w:rsid w:val="00DB4169"/>
    <w:rsid w:val="00DB50CE"/>
    <w:rsid w:val="00DB6262"/>
    <w:rsid w:val="00DB7990"/>
    <w:rsid w:val="00DB7EB7"/>
    <w:rsid w:val="00DC1CFE"/>
    <w:rsid w:val="00DC2603"/>
    <w:rsid w:val="00DC418E"/>
    <w:rsid w:val="00DC52FA"/>
    <w:rsid w:val="00DC5728"/>
    <w:rsid w:val="00DC5847"/>
    <w:rsid w:val="00DC64F2"/>
    <w:rsid w:val="00DC6FE7"/>
    <w:rsid w:val="00DC78FB"/>
    <w:rsid w:val="00DD0AFA"/>
    <w:rsid w:val="00DD137A"/>
    <w:rsid w:val="00DD2855"/>
    <w:rsid w:val="00DD303D"/>
    <w:rsid w:val="00DD336B"/>
    <w:rsid w:val="00DD3D4D"/>
    <w:rsid w:val="00DD5447"/>
    <w:rsid w:val="00DD56ED"/>
    <w:rsid w:val="00DD5DFA"/>
    <w:rsid w:val="00DD7C77"/>
    <w:rsid w:val="00DE08BA"/>
    <w:rsid w:val="00DE5641"/>
    <w:rsid w:val="00DE62E8"/>
    <w:rsid w:val="00DE6384"/>
    <w:rsid w:val="00DE65ED"/>
    <w:rsid w:val="00DE6663"/>
    <w:rsid w:val="00DE68DF"/>
    <w:rsid w:val="00DE76E1"/>
    <w:rsid w:val="00DE7892"/>
    <w:rsid w:val="00DF05A0"/>
    <w:rsid w:val="00DF0612"/>
    <w:rsid w:val="00DF1B90"/>
    <w:rsid w:val="00DF20C4"/>
    <w:rsid w:val="00DF378F"/>
    <w:rsid w:val="00DF3FAC"/>
    <w:rsid w:val="00DF42B9"/>
    <w:rsid w:val="00DF4350"/>
    <w:rsid w:val="00DF5CB0"/>
    <w:rsid w:val="00DF6DB0"/>
    <w:rsid w:val="00E0141C"/>
    <w:rsid w:val="00E01F05"/>
    <w:rsid w:val="00E0255E"/>
    <w:rsid w:val="00E02565"/>
    <w:rsid w:val="00E0281A"/>
    <w:rsid w:val="00E031A8"/>
    <w:rsid w:val="00E031B1"/>
    <w:rsid w:val="00E04CBC"/>
    <w:rsid w:val="00E05E55"/>
    <w:rsid w:val="00E07020"/>
    <w:rsid w:val="00E071FC"/>
    <w:rsid w:val="00E07723"/>
    <w:rsid w:val="00E07AFC"/>
    <w:rsid w:val="00E07B32"/>
    <w:rsid w:val="00E12764"/>
    <w:rsid w:val="00E13879"/>
    <w:rsid w:val="00E13C83"/>
    <w:rsid w:val="00E14C82"/>
    <w:rsid w:val="00E150F7"/>
    <w:rsid w:val="00E15595"/>
    <w:rsid w:val="00E15B6A"/>
    <w:rsid w:val="00E15BAA"/>
    <w:rsid w:val="00E15C09"/>
    <w:rsid w:val="00E16C6F"/>
    <w:rsid w:val="00E1786B"/>
    <w:rsid w:val="00E20ADB"/>
    <w:rsid w:val="00E225E0"/>
    <w:rsid w:val="00E22F1D"/>
    <w:rsid w:val="00E23010"/>
    <w:rsid w:val="00E25091"/>
    <w:rsid w:val="00E26A59"/>
    <w:rsid w:val="00E278D1"/>
    <w:rsid w:val="00E31405"/>
    <w:rsid w:val="00E31902"/>
    <w:rsid w:val="00E3228B"/>
    <w:rsid w:val="00E3232F"/>
    <w:rsid w:val="00E3296C"/>
    <w:rsid w:val="00E33A56"/>
    <w:rsid w:val="00E33D3C"/>
    <w:rsid w:val="00E3502F"/>
    <w:rsid w:val="00E35039"/>
    <w:rsid w:val="00E3668D"/>
    <w:rsid w:val="00E3736A"/>
    <w:rsid w:val="00E37C6F"/>
    <w:rsid w:val="00E40683"/>
    <w:rsid w:val="00E441E3"/>
    <w:rsid w:val="00E44361"/>
    <w:rsid w:val="00E447DF"/>
    <w:rsid w:val="00E44E11"/>
    <w:rsid w:val="00E45A97"/>
    <w:rsid w:val="00E46DDA"/>
    <w:rsid w:val="00E47AC2"/>
    <w:rsid w:val="00E502FE"/>
    <w:rsid w:val="00E51486"/>
    <w:rsid w:val="00E516DA"/>
    <w:rsid w:val="00E51DF7"/>
    <w:rsid w:val="00E51F05"/>
    <w:rsid w:val="00E53ABE"/>
    <w:rsid w:val="00E547D5"/>
    <w:rsid w:val="00E54AEC"/>
    <w:rsid w:val="00E5508A"/>
    <w:rsid w:val="00E57572"/>
    <w:rsid w:val="00E57D28"/>
    <w:rsid w:val="00E62894"/>
    <w:rsid w:val="00E630C7"/>
    <w:rsid w:val="00E64079"/>
    <w:rsid w:val="00E6415F"/>
    <w:rsid w:val="00E65997"/>
    <w:rsid w:val="00E65F2B"/>
    <w:rsid w:val="00E65F2F"/>
    <w:rsid w:val="00E667BB"/>
    <w:rsid w:val="00E70371"/>
    <w:rsid w:val="00E7548F"/>
    <w:rsid w:val="00E800E9"/>
    <w:rsid w:val="00E813C0"/>
    <w:rsid w:val="00E821CE"/>
    <w:rsid w:val="00E8347D"/>
    <w:rsid w:val="00E847EB"/>
    <w:rsid w:val="00E85F0B"/>
    <w:rsid w:val="00E87996"/>
    <w:rsid w:val="00E87DED"/>
    <w:rsid w:val="00E9196F"/>
    <w:rsid w:val="00E91A0D"/>
    <w:rsid w:val="00E9317D"/>
    <w:rsid w:val="00E94679"/>
    <w:rsid w:val="00E94792"/>
    <w:rsid w:val="00E94D17"/>
    <w:rsid w:val="00E96C41"/>
    <w:rsid w:val="00E97857"/>
    <w:rsid w:val="00E97AAD"/>
    <w:rsid w:val="00E97D92"/>
    <w:rsid w:val="00EA046A"/>
    <w:rsid w:val="00EA2057"/>
    <w:rsid w:val="00EA2267"/>
    <w:rsid w:val="00EA29DF"/>
    <w:rsid w:val="00EA4499"/>
    <w:rsid w:val="00EA4D23"/>
    <w:rsid w:val="00EA4E23"/>
    <w:rsid w:val="00EA4FD0"/>
    <w:rsid w:val="00EA57AB"/>
    <w:rsid w:val="00EA593D"/>
    <w:rsid w:val="00EA5E59"/>
    <w:rsid w:val="00EA5EF5"/>
    <w:rsid w:val="00EA7911"/>
    <w:rsid w:val="00EB0821"/>
    <w:rsid w:val="00EB0C04"/>
    <w:rsid w:val="00EB2375"/>
    <w:rsid w:val="00EB55E3"/>
    <w:rsid w:val="00EB5CDB"/>
    <w:rsid w:val="00EB632E"/>
    <w:rsid w:val="00EB641B"/>
    <w:rsid w:val="00EB6774"/>
    <w:rsid w:val="00EB790B"/>
    <w:rsid w:val="00EC0D92"/>
    <w:rsid w:val="00EC2078"/>
    <w:rsid w:val="00EC6FE2"/>
    <w:rsid w:val="00ED1F70"/>
    <w:rsid w:val="00ED4AF3"/>
    <w:rsid w:val="00ED5C1F"/>
    <w:rsid w:val="00ED5E6C"/>
    <w:rsid w:val="00ED5FB1"/>
    <w:rsid w:val="00EE020B"/>
    <w:rsid w:val="00EE0CC5"/>
    <w:rsid w:val="00EE133B"/>
    <w:rsid w:val="00EE2D82"/>
    <w:rsid w:val="00EE3317"/>
    <w:rsid w:val="00EE39EF"/>
    <w:rsid w:val="00EE3DD8"/>
    <w:rsid w:val="00EE4609"/>
    <w:rsid w:val="00EE583B"/>
    <w:rsid w:val="00EE5E06"/>
    <w:rsid w:val="00EE6730"/>
    <w:rsid w:val="00EE6B75"/>
    <w:rsid w:val="00EF0ECD"/>
    <w:rsid w:val="00EF17C8"/>
    <w:rsid w:val="00EF2066"/>
    <w:rsid w:val="00EF21D2"/>
    <w:rsid w:val="00EF381E"/>
    <w:rsid w:val="00EF4294"/>
    <w:rsid w:val="00EF42C2"/>
    <w:rsid w:val="00EF4A20"/>
    <w:rsid w:val="00EF4C0C"/>
    <w:rsid w:val="00EF4ED4"/>
    <w:rsid w:val="00EF4F43"/>
    <w:rsid w:val="00EF51A4"/>
    <w:rsid w:val="00EF54E6"/>
    <w:rsid w:val="00EF6894"/>
    <w:rsid w:val="00EF75FC"/>
    <w:rsid w:val="00F0037D"/>
    <w:rsid w:val="00F016B6"/>
    <w:rsid w:val="00F01795"/>
    <w:rsid w:val="00F01D42"/>
    <w:rsid w:val="00F036C6"/>
    <w:rsid w:val="00F03807"/>
    <w:rsid w:val="00F03C59"/>
    <w:rsid w:val="00F04F09"/>
    <w:rsid w:val="00F051B9"/>
    <w:rsid w:val="00F06C3B"/>
    <w:rsid w:val="00F072BA"/>
    <w:rsid w:val="00F11A24"/>
    <w:rsid w:val="00F12747"/>
    <w:rsid w:val="00F15A5E"/>
    <w:rsid w:val="00F16144"/>
    <w:rsid w:val="00F167BC"/>
    <w:rsid w:val="00F1774D"/>
    <w:rsid w:val="00F20676"/>
    <w:rsid w:val="00F21550"/>
    <w:rsid w:val="00F2364A"/>
    <w:rsid w:val="00F252D1"/>
    <w:rsid w:val="00F25489"/>
    <w:rsid w:val="00F256D9"/>
    <w:rsid w:val="00F26679"/>
    <w:rsid w:val="00F27BB0"/>
    <w:rsid w:val="00F307C6"/>
    <w:rsid w:val="00F314AC"/>
    <w:rsid w:val="00F32691"/>
    <w:rsid w:val="00F32861"/>
    <w:rsid w:val="00F3350A"/>
    <w:rsid w:val="00F351FF"/>
    <w:rsid w:val="00F35379"/>
    <w:rsid w:val="00F36367"/>
    <w:rsid w:val="00F40257"/>
    <w:rsid w:val="00F40870"/>
    <w:rsid w:val="00F42483"/>
    <w:rsid w:val="00F435B2"/>
    <w:rsid w:val="00F4467F"/>
    <w:rsid w:val="00F447F5"/>
    <w:rsid w:val="00F448A6"/>
    <w:rsid w:val="00F44D52"/>
    <w:rsid w:val="00F45B6F"/>
    <w:rsid w:val="00F468C6"/>
    <w:rsid w:val="00F4746A"/>
    <w:rsid w:val="00F475D9"/>
    <w:rsid w:val="00F50717"/>
    <w:rsid w:val="00F51DF6"/>
    <w:rsid w:val="00F52173"/>
    <w:rsid w:val="00F539EE"/>
    <w:rsid w:val="00F53B8C"/>
    <w:rsid w:val="00F53C40"/>
    <w:rsid w:val="00F55625"/>
    <w:rsid w:val="00F5577B"/>
    <w:rsid w:val="00F559F4"/>
    <w:rsid w:val="00F55B37"/>
    <w:rsid w:val="00F5609D"/>
    <w:rsid w:val="00F5617C"/>
    <w:rsid w:val="00F56326"/>
    <w:rsid w:val="00F60412"/>
    <w:rsid w:val="00F607F5"/>
    <w:rsid w:val="00F61EB4"/>
    <w:rsid w:val="00F628AE"/>
    <w:rsid w:val="00F629D0"/>
    <w:rsid w:val="00F640F9"/>
    <w:rsid w:val="00F6584A"/>
    <w:rsid w:val="00F65A64"/>
    <w:rsid w:val="00F65FC3"/>
    <w:rsid w:val="00F66CBF"/>
    <w:rsid w:val="00F67694"/>
    <w:rsid w:val="00F676A5"/>
    <w:rsid w:val="00F67A7F"/>
    <w:rsid w:val="00F723F4"/>
    <w:rsid w:val="00F73757"/>
    <w:rsid w:val="00F737DB"/>
    <w:rsid w:val="00F73939"/>
    <w:rsid w:val="00F73BCB"/>
    <w:rsid w:val="00F7429D"/>
    <w:rsid w:val="00F75817"/>
    <w:rsid w:val="00F76836"/>
    <w:rsid w:val="00F76F52"/>
    <w:rsid w:val="00F76FB0"/>
    <w:rsid w:val="00F803AD"/>
    <w:rsid w:val="00F80B68"/>
    <w:rsid w:val="00F81395"/>
    <w:rsid w:val="00F813F5"/>
    <w:rsid w:val="00F817E5"/>
    <w:rsid w:val="00F8399D"/>
    <w:rsid w:val="00F83D3A"/>
    <w:rsid w:val="00F84BAE"/>
    <w:rsid w:val="00F84CA1"/>
    <w:rsid w:val="00F8626C"/>
    <w:rsid w:val="00F868C2"/>
    <w:rsid w:val="00F8709D"/>
    <w:rsid w:val="00F87F63"/>
    <w:rsid w:val="00F90E17"/>
    <w:rsid w:val="00F910CE"/>
    <w:rsid w:val="00F9294C"/>
    <w:rsid w:val="00F92CA7"/>
    <w:rsid w:val="00F92D51"/>
    <w:rsid w:val="00F936DC"/>
    <w:rsid w:val="00F94B4D"/>
    <w:rsid w:val="00F94B82"/>
    <w:rsid w:val="00F9651E"/>
    <w:rsid w:val="00F97E5D"/>
    <w:rsid w:val="00FA1437"/>
    <w:rsid w:val="00FA1E5A"/>
    <w:rsid w:val="00FA289E"/>
    <w:rsid w:val="00FA43F2"/>
    <w:rsid w:val="00FA449F"/>
    <w:rsid w:val="00FA587E"/>
    <w:rsid w:val="00FA6014"/>
    <w:rsid w:val="00FA6520"/>
    <w:rsid w:val="00FA727E"/>
    <w:rsid w:val="00FA7BAB"/>
    <w:rsid w:val="00FA7E16"/>
    <w:rsid w:val="00FB00D4"/>
    <w:rsid w:val="00FB0F3C"/>
    <w:rsid w:val="00FB23FD"/>
    <w:rsid w:val="00FB28C4"/>
    <w:rsid w:val="00FB37BB"/>
    <w:rsid w:val="00FB4934"/>
    <w:rsid w:val="00FB4C6B"/>
    <w:rsid w:val="00FB6154"/>
    <w:rsid w:val="00FB7D7E"/>
    <w:rsid w:val="00FC29B7"/>
    <w:rsid w:val="00FC3005"/>
    <w:rsid w:val="00FC3A64"/>
    <w:rsid w:val="00FC52AD"/>
    <w:rsid w:val="00FC5A7B"/>
    <w:rsid w:val="00FC5EFD"/>
    <w:rsid w:val="00FC61AA"/>
    <w:rsid w:val="00FC7B67"/>
    <w:rsid w:val="00FD0C51"/>
    <w:rsid w:val="00FD1D7D"/>
    <w:rsid w:val="00FD2006"/>
    <w:rsid w:val="00FD2A3B"/>
    <w:rsid w:val="00FD2C20"/>
    <w:rsid w:val="00FD3E8E"/>
    <w:rsid w:val="00FD3F94"/>
    <w:rsid w:val="00FD706F"/>
    <w:rsid w:val="00FE0418"/>
    <w:rsid w:val="00FE0824"/>
    <w:rsid w:val="00FE0C90"/>
    <w:rsid w:val="00FE17A0"/>
    <w:rsid w:val="00FE17DF"/>
    <w:rsid w:val="00FE2632"/>
    <w:rsid w:val="00FE304D"/>
    <w:rsid w:val="00FE4FA6"/>
    <w:rsid w:val="00FE5074"/>
    <w:rsid w:val="00FE525D"/>
    <w:rsid w:val="00FE566E"/>
    <w:rsid w:val="00FE607A"/>
    <w:rsid w:val="00FE63CB"/>
    <w:rsid w:val="00FF14F8"/>
    <w:rsid w:val="00FF2333"/>
    <w:rsid w:val="00FF3260"/>
    <w:rsid w:val="00FF52B2"/>
    <w:rsid w:val="00FF5318"/>
    <w:rsid w:val="00FF599F"/>
    <w:rsid w:val="00FF5F02"/>
    <w:rsid w:val="00FF6395"/>
    <w:rsid w:val="00FF64C9"/>
    <w:rsid w:val="00FF718D"/>
    <w:rsid w:val="00FF77F5"/>
    <w:rsid w:val="043CA3F8"/>
    <w:rsid w:val="16ACF378"/>
    <w:rsid w:val="1FED8A6A"/>
    <w:rsid w:val="305DEDBA"/>
    <w:rsid w:val="3D0BE419"/>
    <w:rsid w:val="3E92E58D"/>
    <w:rsid w:val="40C7E3AB"/>
    <w:rsid w:val="64985156"/>
    <w:rsid w:val="666ABEF4"/>
    <w:rsid w:val="66CA18EC"/>
    <w:rsid w:val="69803FDE"/>
    <w:rsid w:val="6DF8A423"/>
    <w:rsid w:val="74A8745E"/>
    <w:rsid w:val="74A9352A"/>
    <w:rsid w:val="7687072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616C"/>
  <w15:chartTrackingRefBased/>
  <w15:docId w15:val="{B5D1A2C5-0E6F-4442-9C37-A4E867A9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7C88"/>
    <w:pPr>
      <w:spacing w:line="276" w:lineRule="auto"/>
    </w:pPr>
    <w:rPr>
      <w:rFonts w:ascii="Arial" w:eastAsia="Arial" w:hAnsi="Arial" w:cs="Arial"/>
      <w:kern w:val="0"/>
      <w:sz w:val="22"/>
      <w:szCs w:val="22"/>
      <w:lang w:val="de-DE" w:eastAsia="de-DE"/>
      <w14:ligatures w14:val="none"/>
    </w:rPr>
  </w:style>
  <w:style w:type="paragraph" w:styleId="Titre1">
    <w:name w:val="heading 1"/>
    <w:basedOn w:val="Normal"/>
    <w:next w:val="Normal"/>
    <w:link w:val="Titre1Car"/>
    <w:uiPriority w:val="9"/>
    <w:qFormat/>
    <w:rsid w:val="002B2A70"/>
    <w:pPr>
      <w:spacing w:before="120" w:after="240" w:line="240" w:lineRule="auto"/>
      <w:contextualSpacing/>
      <w:jc w:val="both"/>
      <w:outlineLvl w:val="0"/>
    </w:pPr>
    <w:rPr>
      <w:rFonts w:asciiTheme="minorHAnsi" w:eastAsia="Times New Roman" w:hAnsiTheme="minorHAnsi" w:cs="Times New Roman"/>
      <w:b/>
      <w:sz w:val="32"/>
      <w:szCs w:val="32"/>
      <w:lang w:val="en-US"/>
    </w:rPr>
  </w:style>
  <w:style w:type="paragraph" w:styleId="Titre2">
    <w:name w:val="heading 2"/>
    <w:basedOn w:val="Normal"/>
    <w:next w:val="Normal"/>
    <w:link w:val="Titre2Car"/>
    <w:uiPriority w:val="9"/>
    <w:unhideWhenUsed/>
    <w:qFormat/>
    <w:rsid w:val="002B2A70"/>
    <w:pPr>
      <w:keepNext/>
      <w:keepLines/>
      <w:spacing w:before="40"/>
      <w:outlineLvl w:val="1"/>
    </w:pPr>
    <w:rPr>
      <w:rFonts w:ascii="Calibri" w:eastAsiaTheme="majorEastAsia" w:hAnsi="Calibri" w:cs="Calibri"/>
      <w:b/>
      <w:bCs/>
      <w:color w:val="000000" w:themeColor="text1"/>
      <w:sz w:val="28"/>
      <w:szCs w:val="28"/>
      <w:lang w:val="en-GB"/>
    </w:rPr>
  </w:style>
  <w:style w:type="paragraph" w:styleId="Titre3">
    <w:name w:val="heading 3"/>
    <w:basedOn w:val="Normal"/>
    <w:next w:val="Normal"/>
    <w:link w:val="Titre3Car"/>
    <w:uiPriority w:val="9"/>
    <w:unhideWhenUsed/>
    <w:qFormat/>
    <w:rsid w:val="00B05E76"/>
    <w:pPr>
      <w:keepNext/>
      <w:keepLines/>
      <w:spacing w:before="40"/>
      <w:outlineLvl w:val="2"/>
    </w:pPr>
    <w:rPr>
      <w:rFonts w:asciiTheme="majorHAnsi" w:eastAsiaTheme="majorEastAsia" w:hAnsiTheme="majorHAnsi" w:cstheme="majorBidi"/>
      <w:b/>
      <w:bCs/>
      <w:color w:val="000000" w:themeColor="text1"/>
      <w:sz w:val="24"/>
      <w:szCs w:val="24"/>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1368D7"/>
    <w:rPr>
      <w:sz w:val="16"/>
      <w:szCs w:val="16"/>
    </w:rPr>
  </w:style>
  <w:style w:type="paragraph" w:styleId="Commentaire">
    <w:name w:val="annotation text"/>
    <w:basedOn w:val="Normal"/>
    <w:link w:val="CommentaireCar"/>
    <w:uiPriority w:val="99"/>
    <w:unhideWhenUsed/>
    <w:rsid w:val="001368D7"/>
    <w:pPr>
      <w:spacing w:line="240" w:lineRule="auto"/>
    </w:pPr>
    <w:rPr>
      <w:sz w:val="20"/>
      <w:szCs w:val="20"/>
    </w:rPr>
  </w:style>
  <w:style w:type="character" w:customStyle="1" w:styleId="CommentaireCar">
    <w:name w:val="Commentaire Car"/>
    <w:basedOn w:val="Policepardfaut"/>
    <w:link w:val="Commentaire"/>
    <w:uiPriority w:val="99"/>
    <w:rsid w:val="001368D7"/>
    <w:rPr>
      <w:rFonts w:ascii="Arial" w:eastAsia="Arial" w:hAnsi="Arial" w:cs="Arial"/>
      <w:kern w:val="0"/>
      <w:sz w:val="20"/>
      <w:szCs w:val="20"/>
      <w:lang w:val="de-DE" w:eastAsia="de-DE"/>
      <w14:ligatures w14:val="none"/>
    </w:rPr>
  </w:style>
  <w:style w:type="paragraph" w:styleId="Objetducommentaire">
    <w:name w:val="annotation subject"/>
    <w:basedOn w:val="Commentaire"/>
    <w:next w:val="Commentaire"/>
    <w:link w:val="ObjetducommentaireCar"/>
    <w:uiPriority w:val="99"/>
    <w:semiHidden/>
    <w:unhideWhenUsed/>
    <w:rsid w:val="001368D7"/>
    <w:rPr>
      <w:b/>
      <w:bCs/>
    </w:rPr>
  </w:style>
  <w:style w:type="character" w:customStyle="1" w:styleId="ObjetducommentaireCar">
    <w:name w:val="Objet du commentaire Car"/>
    <w:basedOn w:val="CommentaireCar"/>
    <w:link w:val="Objetducommentaire"/>
    <w:uiPriority w:val="99"/>
    <w:semiHidden/>
    <w:rsid w:val="001368D7"/>
    <w:rPr>
      <w:rFonts w:ascii="Arial" w:eastAsia="Arial" w:hAnsi="Arial" w:cs="Arial"/>
      <w:b/>
      <w:bCs/>
      <w:kern w:val="0"/>
      <w:sz w:val="20"/>
      <w:szCs w:val="20"/>
      <w:lang w:val="de-DE" w:eastAsia="de-DE"/>
      <w14:ligatures w14:val="none"/>
    </w:rPr>
  </w:style>
  <w:style w:type="character" w:customStyle="1" w:styleId="Titre1Car">
    <w:name w:val="Titre 1 Car"/>
    <w:basedOn w:val="Policepardfaut"/>
    <w:link w:val="Titre1"/>
    <w:uiPriority w:val="9"/>
    <w:rsid w:val="002B2A70"/>
    <w:rPr>
      <w:rFonts w:eastAsia="Times New Roman" w:cs="Times New Roman"/>
      <w:b/>
      <w:kern w:val="0"/>
      <w:sz w:val="32"/>
      <w:szCs w:val="32"/>
      <w:lang w:val="en-US" w:eastAsia="de-DE"/>
      <w14:ligatures w14:val="none"/>
    </w:rPr>
  </w:style>
  <w:style w:type="paragraph" w:styleId="Sansinterligne">
    <w:name w:val="No Spacing"/>
    <w:aliases w:val="corps"/>
    <w:basedOn w:val="Normal"/>
    <w:uiPriority w:val="1"/>
    <w:qFormat/>
    <w:rsid w:val="00E87996"/>
    <w:pPr>
      <w:spacing w:after="120" w:line="360" w:lineRule="auto"/>
      <w:jc w:val="both"/>
    </w:pPr>
  </w:style>
  <w:style w:type="character" w:styleId="Textedelespacerserv">
    <w:name w:val="Placeholder Text"/>
    <w:basedOn w:val="Policepardfaut"/>
    <w:uiPriority w:val="99"/>
    <w:semiHidden/>
    <w:rsid w:val="00185A50"/>
    <w:rPr>
      <w:color w:val="666666"/>
    </w:rPr>
  </w:style>
  <w:style w:type="character" w:styleId="Numrodeligne">
    <w:name w:val="line number"/>
    <w:basedOn w:val="Policepardfaut"/>
    <w:uiPriority w:val="99"/>
    <w:semiHidden/>
    <w:unhideWhenUsed/>
    <w:rsid w:val="002D3F67"/>
  </w:style>
  <w:style w:type="character" w:customStyle="1" w:styleId="Titre2Car">
    <w:name w:val="Titre 2 Car"/>
    <w:basedOn w:val="Policepardfaut"/>
    <w:link w:val="Titre2"/>
    <w:uiPriority w:val="9"/>
    <w:rsid w:val="002B2A70"/>
    <w:rPr>
      <w:rFonts w:ascii="Calibri" w:eastAsiaTheme="majorEastAsia" w:hAnsi="Calibri" w:cs="Calibri"/>
      <w:b/>
      <w:bCs/>
      <w:color w:val="000000" w:themeColor="text1"/>
      <w:kern w:val="0"/>
      <w:sz w:val="28"/>
      <w:szCs w:val="28"/>
      <w:lang w:val="en-GB" w:eastAsia="de-DE"/>
      <w14:ligatures w14:val="none"/>
    </w:rPr>
  </w:style>
  <w:style w:type="paragraph" w:styleId="NormalWeb">
    <w:name w:val="Normal (Web)"/>
    <w:basedOn w:val="Normal"/>
    <w:uiPriority w:val="99"/>
    <w:semiHidden/>
    <w:unhideWhenUsed/>
    <w:rsid w:val="0003589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Lgende">
    <w:name w:val="caption"/>
    <w:basedOn w:val="Normal"/>
    <w:next w:val="Normal"/>
    <w:uiPriority w:val="35"/>
    <w:unhideWhenUsed/>
    <w:qFormat/>
    <w:rsid w:val="00D97845"/>
    <w:pPr>
      <w:spacing w:after="200" w:line="240" w:lineRule="auto"/>
      <w:jc w:val="both"/>
    </w:pPr>
    <w:rPr>
      <w:i/>
      <w:iCs/>
      <w:color w:val="000000" w:themeColor="text1"/>
      <w:sz w:val="18"/>
      <w:szCs w:val="18"/>
      <w:lang w:val="en-GB"/>
    </w:rPr>
  </w:style>
  <w:style w:type="character" w:styleId="Accentuation">
    <w:name w:val="Emphasis"/>
    <w:basedOn w:val="Policepardfaut"/>
    <w:uiPriority w:val="20"/>
    <w:qFormat/>
    <w:rsid w:val="007A7993"/>
    <w:rPr>
      <w:i/>
      <w:iCs/>
    </w:rPr>
  </w:style>
  <w:style w:type="paragraph" w:styleId="Sous-titre">
    <w:name w:val="Subtitle"/>
    <w:basedOn w:val="Normal"/>
    <w:next w:val="Normal"/>
    <w:link w:val="Sous-titreCar"/>
    <w:uiPriority w:val="11"/>
    <w:qFormat/>
    <w:rsid w:val="007A799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ous-titreCar">
    <w:name w:val="Sous-titre Car"/>
    <w:basedOn w:val="Policepardfaut"/>
    <w:link w:val="Sous-titre"/>
    <w:uiPriority w:val="11"/>
    <w:rsid w:val="007A7993"/>
    <w:rPr>
      <w:rFonts w:eastAsiaTheme="minorEastAsia"/>
      <w:color w:val="5A5A5A" w:themeColor="text1" w:themeTint="A5"/>
      <w:spacing w:val="15"/>
      <w:kern w:val="0"/>
      <w:sz w:val="22"/>
      <w:szCs w:val="22"/>
      <w:lang w:val="de-DE" w:eastAsia="de-DE"/>
      <w14:ligatures w14:val="none"/>
    </w:rPr>
  </w:style>
  <w:style w:type="character" w:styleId="Lienhypertexte">
    <w:name w:val="Hyperlink"/>
    <w:basedOn w:val="Policepardfaut"/>
    <w:uiPriority w:val="99"/>
    <w:unhideWhenUsed/>
    <w:rsid w:val="00453C10"/>
    <w:rPr>
      <w:color w:val="0563C1" w:themeColor="hyperlink"/>
      <w:u w:val="single"/>
    </w:rPr>
  </w:style>
  <w:style w:type="character" w:styleId="Mentionnonrsolue">
    <w:name w:val="Unresolved Mention"/>
    <w:basedOn w:val="Policepardfaut"/>
    <w:uiPriority w:val="99"/>
    <w:semiHidden/>
    <w:unhideWhenUsed/>
    <w:rsid w:val="00453C10"/>
    <w:rPr>
      <w:color w:val="605E5C"/>
      <w:shd w:val="clear" w:color="auto" w:fill="E1DFDD"/>
    </w:rPr>
  </w:style>
  <w:style w:type="paragraph" w:styleId="Paragraphedeliste">
    <w:name w:val="List Paragraph"/>
    <w:basedOn w:val="Normal"/>
    <w:uiPriority w:val="34"/>
    <w:qFormat/>
    <w:rsid w:val="00E071FC"/>
    <w:pPr>
      <w:ind w:left="720"/>
      <w:contextualSpacing/>
    </w:pPr>
  </w:style>
  <w:style w:type="paragraph" w:styleId="En-tte">
    <w:name w:val="header"/>
    <w:basedOn w:val="Normal"/>
    <w:link w:val="En-tteCar"/>
    <w:uiPriority w:val="99"/>
    <w:unhideWhenUsed/>
    <w:rsid w:val="002A69BF"/>
    <w:pPr>
      <w:tabs>
        <w:tab w:val="center" w:pos="4536"/>
        <w:tab w:val="right" w:pos="9072"/>
      </w:tabs>
      <w:spacing w:line="240" w:lineRule="auto"/>
    </w:pPr>
  </w:style>
  <w:style w:type="character" w:customStyle="1" w:styleId="En-tteCar">
    <w:name w:val="En-tête Car"/>
    <w:basedOn w:val="Policepardfaut"/>
    <w:link w:val="En-tte"/>
    <w:uiPriority w:val="99"/>
    <w:rsid w:val="002A69BF"/>
    <w:rPr>
      <w:rFonts w:ascii="Arial" w:eastAsia="Arial" w:hAnsi="Arial" w:cs="Arial"/>
      <w:kern w:val="0"/>
      <w:sz w:val="22"/>
      <w:szCs w:val="22"/>
      <w:lang w:val="de-DE" w:eastAsia="de-DE"/>
      <w14:ligatures w14:val="none"/>
    </w:rPr>
  </w:style>
  <w:style w:type="paragraph" w:styleId="Pieddepage">
    <w:name w:val="footer"/>
    <w:basedOn w:val="Normal"/>
    <w:link w:val="PieddepageCar"/>
    <w:uiPriority w:val="99"/>
    <w:unhideWhenUsed/>
    <w:rsid w:val="002A69BF"/>
    <w:pPr>
      <w:tabs>
        <w:tab w:val="center" w:pos="4536"/>
        <w:tab w:val="right" w:pos="9072"/>
      </w:tabs>
      <w:spacing w:line="240" w:lineRule="auto"/>
    </w:pPr>
  </w:style>
  <w:style w:type="character" w:customStyle="1" w:styleId="PieddepageCar">
    <w:name w:val="Pied de page Car"/>
    <w:basedOn w:val="Policepardfaut"/>
    <w:link w:val="Pieddepage"/>
    <w:uiPriority w:val="99"/>
    <w:rsid w:val="002A69BF"/>
    <w:rPr>
      <w:rFonts w:ascii="Arial" w:eastAsia="Arial" w:hAnsi="Arial" w:cs="Arial"/>
      <w:kern w:val="0"/>
      <w:sz w:val="22"/>
      <w:szCs w:val="22"/>
      <w:lang w:val="de-DE" w:eastAsia="de-DE"/>
      <w14:ligatures w14:val="none"/>
    </w:rPr>
  </w:style>
  <w:style w:type="character" w:styleId="Numrodepage">
    <w:name w:val="page number"/>
    <w:basedOn w:val="Policepardfaut"/>
    <w:uiPriority w:val="99"/>
    <w:semiHidden/>
    <w:unhideWhenUsed/>
    <w:rsid w:val="002A69BF"/>
  </w:style>
  <w:style w:type="paragraph" w:styleId="Rvision">
    <w:name w:val="Revision"/>
    <w:hidden/>
    <w:uiPriority w:val="99"/>
    <w:semiHidden/>
    <w:rsid w:val="00D471AD"/>
    <w:rPr>
      <w:rFonts w:ascii="Arial" w:eastAsia="Arial" w:hAnsi="Arial" w:cs="Arial"/>
      <w:kern w:val="0"/>
      <w:sz w:val="22"/>
      <w:szCs w:val="22"/>
      <w:lang w:val="de-DE" w:eastAsia="de-DE"/>
      <w14:ligatures w14:val="none"/>
    </w:rPr>
  </w:style>
  <w:style w:type="character" w:customStyle="1" w:styleId="Titre3Car">
    <w:name w:val="Titre 3 Car"/>
    <w:basedOn w:val="Policepardfaut"/>
    <w:link w:val="Titre3"/>
    <w:uiPriority w:val="9"/>
    <w:rsid w:val="00B05E76"/>
    <w:rPr>
      <w:rFonts w:asciiTheme="majorHAnsi" w:eastAsiaTheme="majorEastAsia" w:hAnsiTheme="majorHAnsi" w:cstheme="majorBidi"/>
      <w:b/>
      <w:bCs/>
      <w:color w:val="000000" w:themeColor="text1"/>
      <w:kern w:val="0"/>
      <w:lang w:val="en-GB" w:eastAsia="de-DE"/>
      <w14:ligatures w14:val="none"/>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paragraph" w:styleId="Titre">
    <w:name w:val="Title"/>
    <w:basedOn w:val="Normal"/>
    <w:next w:val="Normal"/>
    <w:link w:val="TitreCar"/>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styleId="Lienhypertextesuivivisit">
    <w:name w:val="FollowedHyperlink"/>
    <w:basedOn w:val="Policepardfaut"/>
    <w:uiPriority w:val="99"/>
    <w:semiHidden/>
    <w:unhideWhenUsed/>
    <w:rsid w:val="00590BE2"/>
    <w:rPr>
      <w:color w:val="954F72" w:themeColor="followedHyperlink"/>
      <w:u w:val="single"/>
    </w:rPr>
  </w:style>
  <w:style w:type="paragraph" w:styleId="Textedebulles">
    <w:name w:val="Balloon Text"/>
    <w:basedOn w:val="Normal"/>
    <w:link w:val="TextedebullesCar"/>
    <w:uiPriority w:val="99"/>
    <w:semiHidden/>
    <w:unhideWhenUsed/>
    <w:rsid w:val="004A1AB9"/>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A1AB9"/>
    <w:rPr>
      <w:rFonts w:ascii="Segoe UI" w:eastAsia="Arial" w:hAnsi="Segoe UI" w:cs="Segoe UI"/>
      <w:kern w:val="0"/>
      <w:sz w:val="18"/>
      <w:szCs w:val="18"/>
      <w:lang w:val="de-DE" w:eastAsia="de-DE"/>
      <w14:ligatures w14:val="none"/>
    </w:rPr>
  </w:style>
  <w:style w:type="paragraph" w:styleId="Bibliographie">
    <w:name w:val="Bibliography"/>
    <w:basedOn w:val="Normal"/>
    <w:next w:val="Normal"/>
    <w:uiPriority w:val="37"/>
    <w:unhideWhenUsed/>
    <w:rsid w:val="00F44D52"/>
    <w:pPr>
      <w:spacing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012">
      <w:bodyDiv w:val="1"/>
      <w:marLeft w:val="0"/>
      <w:marRight w:val="0"/>
      <w:marTop w:val="0"/>
      <w:marBottom w:val="0"/>
      <w:divBdr>
        <w:top w:val="none" w:sz="0" w:space="0" w:color="auto"/>
        <w:left w:val="none" w:sz="0" w:space="0" w:color="auto"/>
        <w:bottom w:val="none" w:sz="0" w:space="0" w:color="auto"/>
        <w:right w:val="none" w:sz="0" w:space="0" w:color="auto"/>
      </w:divBdr>
    </w:div>
    <w:div w:id="88696642">
      <w:bodyDiv w:val="1"/>
      <w:marLeft w:val="0"/>
      <w:marRight w:val="0"/>
      <w:marTop w:val="0"/>
      <w:marBottom w:val="0"/>
      <w:divBdr>
        <w:top w:val="none" w:sz="0" w:space="0" w:color="auto"/>
        <w:left w:val="none" w:sz="0" w:space="0" w:color="auto"/>
        <w:bottom w:val="none" w:sz="0" w:space="0" w:color="auto"/>
        <w:right w:val="none" w:sz="0" w:space="0" w:color="auto"/>
      </w:divBdr>
    </w:div>
    <w:div w:id="125319074">
      <w:bodyDiv w:val="1"/>
      <w:marLeft w:val="0"/>
      <w:marRight w:val="0"/>
      <w:marTop w:val="0"/>
      <w:marBottom w:val="0"/>
      <w:divBdr>
        <w:top w:val="none" w:sz="0" w:space="0" w:color="auto"/>
        <w:left w:val="none" w:sz="0" w:space="0" w:color="auto"/>
        <w:bottom w:val="none" w:sz="0" w:space="0" w:color="auto"/>
        <w:right w:val="none" w:sz="0" w:space="0" w:color="auto"/>
      </w:divBdr>
    </w:div>
    <w:div w:id="137653911">
      <w:bodyDiv w:val="1"/>
      <w:marLeft w:val="0"/>
      <w:marRight w:val="0"/>
      <w:marTop w:val="0"/>
      <w:marBottom w:val="0"/>
      <w:divBdr>
        <w:top w:val="none" w:sz="0" w:space="0" w:color="auto"/>
        <w:left w:val="none" w:sz="0" w:space="0" w:color="auto"/>
        <w:bottom w:val="none" w:sz="0" w:space="0" w:color="auto"/>
        <w:right w:val="none" w:sz="0" w:space="0" w:color="auto"/>
      </w:divBdr>
    </w:div>
    <w:div w:id="196623550">
      <w:bodyDiv w:val="1"/>
      <w:marLeft w:val="0"/>
      <w:marRight w:val="0"/>
      <w:marTop w:val="0"/>
      <w:marBottom w:val="0"/>
      <w:divBdr>
        <w:top w:val="none" w:sz="0" w:space="0" w:color="auto"/>
        <w:left w:val="none" w:sz="0" w:space="0" w:color="auto"/>
        <w:bottom w:val="none" w:sz="0" w:space="0" w:color="auto"/>
        <w:right w:val="none" w:sz="0" w:space="0" w:color="auto"/>
      </w:divBdr>
      <w:divsChild>
        <w:div w:id="2131507247">
          <w:marLeft w:val="0"/>
          <w:marRight w:val="0"/>
          <w:marTop w:val="0"/>
          <w:marBottom w:val="0"/>
          <w:divBdr>
            <w:top w:val="none" w:sz="0" w:space="0" w:color="auto"/>
            <w:left w:val="none" w:sz="0" w:space="0" w:color="auto"/>
            <w:bottom w:val="none" w:sz="0" w:space="0" w:color="auto"/>
            <w:right w:val="none" w:sz="0" w:space="0" w:color="auto"/>
          </w:divBdr>
          <w:divsChild>
            <w:div w:id="722484365">
              <w:marLeft w:val="0"/>
              <w:marRight w:val="0"/>
              <w:marTop w:val="0"/>
              <w:marBottom w:val="0"/>
              <w:divBdr>
                <w:top w:val="none" w:sz="0" w:space="0" w:color="auto"/>
                <w:left w:val="none" w:sz="0" w:space="0" w:color="auto"/>
                <w:bottom w:val="none" w:sz="0" w:space="0" w:color="auto"/>
                <w:right w:val="none" w:sz="0" w:space="0" w:color="auto"/>
              </w:divBdr>
            </w:div>
            <w:div w:id="15253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60981">
      <w:bodyDiv w:val="1"/>
      <w:marLeft w:val="0"/>
      <w:marRight w:val="0"/>
      <w:marTop w:val="0"/>
      <w:marBottom w:val="0"/>
      <w:divBdr>
        <w:top w:val="none" w:sz="0" w:space="0" w:color="auto"/>
        <w:left w:val="none" w:sz="0" w:space="0" w:color="auto"/>
        <w:bottom w:val="none" w:sz="0" w:space="0" w:color="auto"/>
        <w:right w:val="none" w:sz="0" w:space="0" w:color="auto"/>
      </w:divBdr>
      <w:divsChild>
        <w:div w:id="1116483604">
          <w:marLeft w:val="0"/>
          <w:marRight w:val="0"/>
          <w:marTop w:val="0"/>
          <w:marBottom w:val="0"/>
          <w:divBdr>
            <w:top w:val="none" w:sz="0" w:space="0" w:color="auto"/>
            <w:left w:val="none" w:sz="0" w:space="0" w:color="auto"/>
            <w:bottom w:val="none" w:sz="0" w:space="0" w:color="auto"/>
            <w:right w:val="none" w:sz="0" w:space="0" w:color="auto"/>
          </w:divBdr>
          <w:divsChild>
            <w:div w:id="2005352164">
              <w:marLeft w:val="0"/>
              <w:marRight w:val="0"/>
              <w:marTop w:val="0"/>
              <w:marBottom w:val="0"/>
              <w:divBdr>
                <w:top w:val="none" w:sz="0" w:space="0" w:color="auto"/>
                <w:left w:val="none" w:sz="0" w:space="0" w:color="auto"/>
                <w:bottom w:val="none" w:sz="0" w:space="0" w:color="auto"/>
                <w:right w:val="none" w:sz="0" w:space="0" w:color="auto"/>
              </w:divBdr>
              <w:divsChild>
                <w:div w:id="2065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2701">
      <w:bodyDiv w:val="1"/>
      <w:marLeft w:val="0"/>
      <w:marRight w:val="0"/>
      <w:marTop w:val="0"/>
      <w:marBottom w:val="0"/>
      <w:divBdr>
        <w:top w:val="none" w:sz="0" w:space="0" w:color="auto"/>
        <w:left w:val="none" w:sz="0" w:space="0" w:color="auto"/>
        <w:bottom w:val="none" w:sz="0" w:space="0" w:color="auto"/>
        <w:right w:val="none" w:sz="0" w:space="0" w:color="auto"/>
      </w:divBdr>
    </w:div>
    <w:div w:id="354426114">
      <w:bodyDiv w:val="1"/>
      <w:marLeft w:val="0"/>
      <w:marRight w:val="0"/>
      <w:marTop w:val="0"/>
      <w:marBottom w:val="0"/>
      <w:divBdr>
        <w:top w:val="none" w:sz="0" w:space="0" w:color="auto"/>
        <w:left w:val="none" w:sz="0" w:space="0" w:color="auto"/>
        <w:bottom w:val="none" w:sz="0" w:space="0" w:color="auto"/>
        <w:right w:val="none" w:sz="0" w:space="0" w:color="auto"/>
      </w:divBdr>
      <w:divsChild>
        <w:div w:id="993994365">
          <w:marLeft w:val="0"/>
          <w:marRight w:val="0"/>
          <w:marTop w:val="0"/>
          <w:marBottom w:val="0"/>
          <w:divBdr>
            <w:top w:val="none" w:sz="0" w:space="0" w:color="auto"/>
            <w:left w:val="none" w:sz="0" w:space="0" w:color="auto"/>
            <w:bottom w:val="none" w:sz="0" w:space="0" w:color="auto"/>
            <w:right w:val="none" w:sz="0" w:space="0" w:color="auto"/>
          </w:divBdr>
          <w:divsChild>
            <w:div w:id="1310088757">
              <w:marLeft w:val="0"/>
              <w:marRight w:val="0"/>
              <w:marTop w:val="0"/>
              <w:marBottom w:val="0"/>
              <w:divBdr>
                <w:top w:val="none" w:sz="0" w:space="0" w:color="auto"/>
                <w:left w:val="none" w:sz="0" w:space="0" w:color="auto"/>
                <w:bottom w:val="none" w:sz="0" w:space="0" w:color="auto"/>
                <w:right w:val="none" w:sz="0" w:space="0" w:color="auto"/>
              </w:divBdr>
              <w:divsChild>
                <w:div w:id="1365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5158">
      <w:bodyDiv w:val="1"/>
      <w:marLeft w:val="0"/>
      <w:marRight w:val="0"/>
      <w:marTop w:val="0"/>
      <w:marBottom w:val="0"/>
      <w:divBdr>
        <w:top w:val="none" w:sz="0" w:space="0" w:color="auto"/>
        <w:left w:val="none" w:sz="0" w:space="0" w:color="auto"/>
        <w:bottom w:val="none" w:sz="0" w:space="0" w:color="auto"/>
        <w:right w:val="none" w:sz="0" w:space="0" w:color="auto"/>
      </w:divBdr>
    </w:div>
    <w:div w:id="414327001">
      <w:bodyDiv w:val="1"/>
      <w:marLeft w:val="0"/>
      <w:marRight w:val="0"/>
      <w:marTop w:val="0"/>
      <w:marBottom w:val="0"/>
      <w:divBdr>
        <w:top w:val="none" w:sz="0" w:space="0" w:color="auto"/>
        <w:left w:val="none" w:sz="0" w:space="0" w:color="auto"/>
        <w:bottom w:val="none" w:sz="0" w:space="0" w:color="auto"/>
        <w:right w:val="none" w:sz="0" w:space="0" w:color="auto"/>
      </w:divBdr>
    </w:div>
    <w:div w:id="418016506">
      <w:bodyDiv w:val="1"/>
      <w:marLeft w:val="0"/>
      <w:marRight w:val="0"/>
      <w:marTop w:val="0"/>
      <w:marBottom w:val="0"/>
      <w:divBdr>
        <w:top w:val="none" w:sz="0" w:space="0" w:color="auto"/>
        <w:left w:val="none" w:sz="0" w:space="0" w:color="auto"/>
        <w:bottom w:val="none" w:sz="0" w:space="0" w:color="auto"/>
        <w:right w:val="none" w:sz="0" w:space="0" w:color="auto"/>
      </w:divBdr>
    </w:div>
    <w:div w:id="437525841">
      <w:bodyDiv w:val="1"/>
      <w:marLeft w:val="0"/>
      <w:marRight w:val="0"/>
      <w:marTop w:val="0"/>
      <w:marBottom w:val="0"/>
      <w:divBdr>
        <w:top w:val="none" w:sz="0" w:space="0" w:color="auto"/>
        <w:left w:val="none" w:sz="0" w:space="0" w:color="auto"/>
        <w:bottom w:val="none" w:sz="0" w:space="0" w:color="auto"/>
        <w:right w:val="none" w:sz="0" w:space="0" w:color="auto"/>
      </w:divBdr>
    </w:div>
    <w:div w:id="438335734">
      <w:bodyDiv w:val="1"/>
      <w:marLeft w:val="0"/>
      <w:marRight w:val="0"/>
      <w:marTop w:val="0"/>
      <w:marBottom w:val="0"/>
      <w:divBdr>
        <w:top w:val="none" w:sz="0" w:space="0" w:color="auto"/>
        <w:left w:val="none" w:sz="0" w:space="0" w:color="auto"/>
        <w:bottom w:val="none" w:sz="0" w:space="0" w:color="auto"/>
        <w:right w:val="none" w:sz="0" w:space="0" w:color="auto"/>
      </w:divBdr>
    </w:div>
    <w:div w:id="446890820">
      <w:bodyDiv w:val="1"/>
      <w:marLeft w:val="0"/>
      <w:marRight w:val="0"/>
      <w:marTop w:val="0"/>
      <w:marBottom w:val="0"/>
      <w:divBdr>
        <w:top w:val="none" w:sz="0" w:space="0" w:color="auto"/>
        <w:left w:val="none" w:sz="0" w:space="0" w:color="auto"/>
        <w:bottom w:val="none" w:sz="0" w:space="0" w:color="auto"/>
        <w:right w:val="none" w:sz="0" w:space="0" w:color="auto"/>
      </w:divBdr>
    </w:div>
    <w:div w:id="510412555">
      <w:bodyDiv w:val="1"/>
      <w:marLeft w:val="0"/>
      <w:marRight w:val="0"/>
      <w:marTop w:val="0"/>
      <w:marBottom w:val="0"/>
      <w:divBdr>
        <w:top w:val="none" w:sz="0" w:space="0" w:color="auto"/>
        <w:left w:val="none" w:sz="0" w:space="0" w:color="auto"/>
        <w:bottom w:val="none" w:sz="0" w:space="0" w:color="auto"/>
        <w:right w:val="none" w:sz="0" w:space="0" w:color="auto"/>
      </w:divBdr>
    </w:div>
    <w:div w:id="521434714">
      <w:bodyDiv w:val="1"/>
      <w:marLeft w:val="0"/>
      <w:marRight w:val="0"/>
      <w:marTop w:val="0"/>
      <w:marBottom w:val="0"/>
      <w:divBdr>
        <w:top w:val="none" w:sz="0" w:space="0" w:color="auto"/>
        <w:left w:val="none" w:sz="0" w:space="0" w:color="auto"/>
        <w:bottom w:val="none" w:sz="0" w:space="0" w:color="auto"/>
        <w:right w:val="none" w:sz="0" w:space="0" w:color="auto"/>
      </w:divBdr>
      <w:divsChild>
        <w:div w:id="513810903">
          <w:marLeft w:val="480"/>
          <w:marRight w:val="0"/>
          <w:marTop w:val="0"/>
          <w:marBottom w:val="0"/>
          <w:divBdr>
            <w:top w:val="none" w:sz="0" w:space="0" w:color="auto"/>
            <w:left w:val="none" w:sz="0" w:space="0" w:color="auto"/>
            <w:bottom w:val="none" w:sz="0" w:space="0" w:color="auto"/>
            <w:right w:val="none" w:sz="0" w:space="0" w:color="auto"/>
          </w:divBdr>
        </w:div>
        <w:div w:id="622425208">
          <w:marLeft w:val="480"/>
          <w:marRight w:val="0"/>
          <w:marTop w:val="0"/>
          <w:marBottom w:val="0"/>
          <w:divBdr>
            <w:top w:val="none" w:sz="0" w:space="0" w:color="auto"/>
            <w:left w:val="none" w:sz="0" w:space="0" w:color="auto"/>
            <w:bottom w:val="none" w:sz="0" w:space="0" w:color="auto"/>
            <w:right w:val="none" w:sz="0" w:space="0" w:color="auto"/>
          </w:divBdr>
        </w:div>
        <w:div w:id="1262254529">
          <w:marLeft w:val="480"/>
          <w:marRight w:val="0"/>
          <w:marTop w:val="0"/>
          <w:marBottom w:val="0"/>
          <w:divBdr>
            <w:top w:val="none" w:sz="0" w:space="0" w:color="auto"/>
            <w:left w:val="none" w:sz="0" w:space="0" w:color="auto"/>
            <w:bottom w:val="none" w:sz="0" w:space="0" w:color="auto"/>
            <w:right w:val="none" w:sz="0" w:space="0" w:color="auto"/>
          </w:divBdr>
          <w:divsChild>
            <w:div w:id="517306007">
              <w:marLeft w:val="0"/>
              <w:marRight w:val="0"/>
              <w:marTop w:val="0"/>
              <w:marBottom w:val="0"/>
              <w:divBdr>
                <w:top w:val="none" w:sz="0" w:space="0" w:color="auto"/>
                <w:left w:val="none" w:sz="0" w:space="0" w:color="auto"/>
                <w:bottom w:val="none" w:sz="0" w:space="0" w:color="auto"/>
                <w:right w:val="none" w:sz="0" w:space="0" w:color="auto"/>
              </w:divBdr>
            </w:div>
            <w:div w:id="527178687">
              <w:marLeft w:val="0"/>
              <w:marRight w:val="0"/>
              <w:marTop w:val="0"/>
              <w:marBottom w:val="0"/>
              <w:divBdr>
                <w:top w:val="none" w:sz="0" w:space="0" w:color="auto"/>
                <w:left w:val="none" w:sz="0" w:space="0" w:color="auto"/>
                <w:bottom w:val="none" w:sz="0" w:space="0" w:color="auto"/>
                <w:right w:val="none" w:sz="0" w:space="0" w:color="auto"/>
              </w:divBdr>
              <w:divsChild>
                <w:div w:id="673842622">
                  <w:marLeft w:val="480"/>
                  <w:marRight w:val="0"/>
                  <w:marTop w:val="0"/>
                  <w:marBottom w:val="0"/>
                  <w:divBdr>
                    <w:top w:val="none" w:sz="0" w:space="0" w:color="auto"/>
                    <w:left w:val="none" w:sz="0" w:space="0" w:color="auto"/>
                    <w:bottom w:val="none" w:sz="0" w:space="0" w:color="auto"/>
                    <w:right w:val="none" w:sz="0" w:space="0" w:color="auto"/>
                  </w:divBdr>
                </w:div>
                <w:div w:id="1304655056">
                  <w:marLeft w:val="480"/>
                  <w:marRight w:val="0"/>
                  <w:marTop w:val="0"/>
                  <w:marBottom w:val="0"/>
                  <w:divBdr>
                    <w:top w:val="none" w:sz="0" w:space="0" w:color="auto"/>
                    <w:left w:val="none" w:sz="0" w:space="0" w:color="auto"/>
                    <w:bottom w:val="none" w:sz="0" w:space="0" w:color="auto"/>
                    <w:right w:val="none" w:sz="0" w:space="0" w:color="auto"/>
                  </w:divBdr>
                </w:div>
                <w:div w:id="1910385798">
                  <w:marLeft w:val="480"/>
                  <w:marRight w:val="0"/>
                  <w:marTop w:val="0"/>
                  <w:marBottom w:val="0"/>
                  <w:divBdr>
                    <w:top w:val="none" w:sz="0" w:space="0" w:color="auto"/>
                    <w:left w:val="none" w:sz="0" w:space="0" w:color="auto"/>
                    <w:bottom w:val="none" w:sz="0" w:space="0" w:color="auto"/>
                    <w:right w:val="none" w:sz="0" w:space="0" w:color="auto"/>
                  </w:divBdr>
                </w:div>
                <w:div w:id="1986011252">
                  <w:marLeft w:val="480"/>
                  <w:marRight w:val="0"/>
                  <w:marTop w:val="0"/>
                  <w:marBottom w:val="0"/>
                  <w:divBdr>
                    <w:top w:val="none" w:sz="0" w:space="0" w:color="auto"/>
                    <w:left w:val="none" w:sz="0" w:space="0" w:color="auto"/>
                    <w:bottom w:val="none" w:sz="0" w:space="0" w:color="auto"/>
                    <w:right w:val="none" w:sz="0" w:space="0" w:color="auto"/>
                  </w:divBdr>
                </w:div>
              </w:divsChild>
            </w:div>
            <w:div w:id="876240967">
              <w:marLeft w:val="0"/>
              <w:marRight w:val="0"/>
              <w:marTop w:val="0"/>
              <w:marBottom w:val="0"/>
              <w:divBdr>
                <w:top w:val="none" w:sz="0" w:space="0" w:color="auto"/>
                <w:left w:val="none" w:sz="0" w:space="0" w:color="auto"/>
                <w:bottom w:val="none" w:sz="0" w:space="0" w:color="auto"/>
                <w:right w:val="none" w:sz="0" w:space="0" w:color="auto"/>
              </w:divBdr>
              <w:divsChild>
                <w:div w:id="395737231">
                  <w:marLeft w:val="480"/>
                  <w:marRight w:val="0"/>
                  <w:marTop w:val="0"/>
                  <w:marBottom w:val="0"/>
                  <w:divBdr>
                    <w:top w:val="none" w:sz="0" w:space="0" w:color="auto"/>
                    <w:left w:val="none" w:sz="0" w:space="0" w:color="auto"/>
                    <w:bottom w:val="none" w:sz="0" w:space="0" w:color="auto"/>
                    <w:right w:val="none" w:sz="0" w:space="0" w:color="auto"/>
                  </w:divBdr>
                </w:div>
                <w:div w:id="454567877">
                  <w:marLeft w:val="480"/>
                  <w:marRight w:val="0"/>
                  <w:marTop w:val="0"/>
                  <w:marBottom w:val="0"/>
                  <w:divBdr>
                    <w:top w:val="none" w:sz="0" w:space="0" w:color="auto"/>
                    <w:left w:val="none" w:sz="0" w:space="0" w:color="auto"/>
                    <w:bottom w:val="none" w:sz="0" w:space="0" w:color="auto"/>
                    <w:right w:val="none" w:sz="0" w:space="0" w:color="auto"/>
                  </w:divBdr>
                </w:div>
                <w:div w:id="811362156">
                  <w:marLeft w:val="480"/>
                  <w:marRight w:val="0"/>
                  <w:marTop w:val="0"/>
                  <w:marBottom w:val="0"/>
                  <w:divBdr>
                    <w:top w:val="none" w:sz="0" w:space="0" w:color="auto"/>
                    <w:left w:val="none" w:sz="0" w:space="0" w:color="auto"/>
                    <w:bottom w:val="none" w:sz="0" w:space="0" w:color="auto"/>
                    <w:right w:val="none" w:sz="0" w:space="0" w:color="auto"/>
                  </w:divBdr>
                </w:div>
                <w:div w:id="840975793">
                  <w:marLeft w:val="480"/>
                  <w:marRight w:val="0"/>
                  <w:marTop w:val="0"/>
                  <w:marBottom w:val="0"/>
                  <w:divBdr>
                    <w:top w:val="none" w:sz="0" w:space="0" w:color="auto"/>
                    <w:left w:val="none" w:sz="0" w:space="0" w:color="auto"/>
                    <w:bottom w:val="none" w:sz="0" w:space="0" w:color="auto"/>
                    <w:right w:val="none" w:sz="0" w:space="0" w:color="auto"/>
                  </w:divBdr>
                </w:div>
                <w:div w:id="1307666747">
                  <w:marLeft w:val="480"/>
                  <w:marRight w:val="0"/>
                  <w:marTop w:val="0"/>
                  <w:marBottom w:val="0"/>
                  <w:divBdr>
                    <w:top w:val="none" w:sz="0" w:space="0" w:color="auto"/>
                    <w:left w:val="none" w:sz="0" w:space="0" w:color="auto"/>
                    <w:bottom w:val="none" w:sz="0" w:space="0" w:color="auto"/>
                    <w:right w:val="none" w:sz="0" w:space="0" w:color="auto"/>
                  </w:divBdr>
                </w:div>
              </w:divsChild>
            </w:div>
            <w:div w:id="1117681619">
              <w:marLeft w:val="0"/>
              <w:marRight w:val="0"/>
              <w:marTop w:val="0"/>
              <w:marBottom w:val="0"/>
              <w:divBdr>
                <w:top w:val="none" w:sz="0" w:space="0" w:color="auto"/>
                <w:left w:val="none" w:sz="0" w:space="0" w:color="auto"/>
                <w:bottom w:val="none" w:sz="0" w:space="0" w:color="auto"/>
                <w:right w:val="none" w:sz="0" w:space="0" w:color="auto"/>
              </w:divBdr>
              <w:divsChild>
                <w:div w:id="56754857">
                  <w:marLeft w:val="480"/>
                  <w:marRight w:val="0"/>
                  <w:marTop w:val="0"/>
                  <w:marBottom w:val="0"/>
                  <w:divBdr>
                    <w:top w:val="none" w:sz="0" w:space="0" w:color="auto"/>
                    <w:left w:val="none" w:sz="0" w:space="0" w:color="auto"/>
                    <w:bottom w:val="none" w:sz="0" w:space="0" w:color="auto"/>
                    <w:right w:val="none" w:sz="0" w:space="0" w:color="auto"/>
                  </w:divBdr>
                </w:div>
                <w:div w:id="62723337">
                  <w:marLeft w:val="480"/>
                  <w:marRight w:val="0"/>
                  <w:marTop w:val="0"/>
                  <w:marBottom w:val="0"/>
                  <w:divBdr>
                    <w:top w:val="none" w:sz="0" w:space="0" w:color="auto"/>
                    <w:left w:val="none" w:sz="0" w:space="0" w:color="auto"/>
                    <w:bottom w:val="none" w:sz="0" w:space="0" w:color="auto"/>
                    <w:right w:val="none" w:sz="0" w:space="0" w:color="auto"/>
                  </w:divBdr>
                </w:div>
                <w:div w:id="291332772">
                  <w:marLeft w:val="480"/>
                  <w:marRight w:val="0"/>
                  <w:marTop w:val="0"/>
                  <w:marBottom w:val="0"/>
                  <w:divBdr>
                    <w:top w:val="none" w:sz="0" w:space="0" w:color="auto"/>
                    <w:left w:val="none" w:sz="0" w:space="0" w:color="auto"/>
                    <w:bottom w:val="none" w:sz="0" w:space="0" w:color="auto"/>
                    <w:right w:val="none" w:sz="0" w:space="0" w:color="auto"/>
                  </w:divBdr>
                </w:div>
                <w:div w:id="794101043">
                  <w:marLeft w:val="480"/>
                  <w:marRight w:val="0"/>
                  <w:marTop w:val="0"/>
                  <w:marBottom w:val="0"/>
                  <w:divBdr>
                    <w:top w:val="none" w:sz="0" w:space="0" w:color="auto"/>
                    <w:left w:val="none" w:sz="0" w:space="0" w:color="auto"/>
                    <w:bottom w:val="none" w:sz="0" w:space="0" w:color="auto"/>
                    <w:right w:val="none" w:sz="0" w:space="0" w:color="auto"/>
                  </w:divBdr>
                </w:div>
                <w:div w:id="2074622376">
                  <w:marLeft w:val="480"/>
                  <w:marRight w:val="0"/>
                  <w:marTop w:val="0"/>
                  <w:marBottom w:val="0"/>
                  <w:divBdr>
                    <w:top w:val="none" w:sz="0" w:space="0" w:color="auto"/>
                    <w:left w:val="none" w:sz="0" w:space="0" w:color="auto"/>
                    <w:bottom w:val="none" w:sz="0" w:space="0" w:color="auto"/>
                    <w:right w:val="none" w:sz="0" w:space="0" w:color="auto"/>
                  </w:divBdr>
                </w:div>
              </w:divsChild>
            </w:div>
            <w:div w:id="1633558110">
              <w:marLeft w:val="0"/>
              <w:marRight w:val="0"/>
              <w:marTop w:val="0"/>
              <w:marBottom w:val="0"/>
              <w:divBdr>
                <w:top w:val="none" w:sz="0" w:space="0" w:color="auto"/>
                <w:left w:val="none" w:sz="0" w:space="0" w:color="auto"/>
                <w:bottom w:val="none" w:sz="0" w:space="0" w:color="auto"/>
                <w:right w:val="none" w:sz="0" w:space="0" w:color="auto"/>
              </w:divBdr>
              <w:divsChild>
                <w:div w:id="748887164">
                  <w:marLeft w:val="480"/>
                  <w:marRight w:val="0"/>
                  <w:marTop w:val="0"/>
                  <w:marBottom w:val="0"/>
                  <w:divBdr>
                    <w:top w:val="none" w:sz="0" w:space="0" w:color="auto"/>
                    <w:left w:val="none" w:sz="0" w:space="0" w:color="auto"/>
                    <w:bottom w:val="none" w:sz="0" w:space="0" w:color="auto"/>
                    <w:right w:val="none" w:sz="0" w:space="0" w:color="auto"/>
                  </w:divBdr>
                </w:div>
                <w:div w:id="903956751">
                  <w:marLeft w:val="480"/>
                  <w:marRight w:val="0"/>
                  <w:marTop w:val="0"/>
                  <w:marBottom w:val="0"/>
                  <w:divBdr>
                    <w:top w:val="none" w:sz="0" w:space="0" w:color="auto"/>
                    <w:left w:val="none" w:sz="0" w:space="0" w:color="auto"/>
                    <w:bottom w:val="none" w:sz="0" w:space="0" w:color="auto"/>
                    <w:right w:val="none" w:sz="0" w:space="0" w:color="auto"/>
                  </w:divBdr>
                </w:div>
                <w:div w:id="1418860957">
                  <w:marLeft w:val="480"/>
                  <w:marRight w:val="0"/>
                  <w:marTop w:val="0"/>
                  <w:marBottom w:val="0"/>
                  <w:divBdr>
                    <w:top w:val="none" w:sz="0" w:space="0" w:color="auto"/>
                    <w:left w:val="none" w:sz="0" w:space="0" w:color="auto"/>
                    <w:bottom w:val="none" w:sz="0" w:space="0" w:color="auto"/>
                    <w:right w:val="none" w:sz="0" w:space="0" w:color="auto"/>
                  </w:divBdr>
                </w:div>
                <w:div w:id="1646350117">
                  <w:marLeft w:val="480"/>
                  <w:marRight w:val="0"/>
                  <w:marTop w:val="0"/>
                  <w:marBottom w:val="0"/>
                  <w:divBdr>
                    <w:top w:val="none" w:sz="0" w:space="0" w:color="auto"/>
                    <w:left w:val="none" w:sz="0" w:space="0" w:color="auto"/>
                    <w:bottom w:val="none" w:sz="0" w:space="0" w:color="auto"/>
                    <w:right w:val="none" w:sz="0" w:space="0" w:color="auto"/>
                  </w:divBdr>
                </w:div>
              </w:divsChild>
            </w:div>
            <w:div w:id="1730641358">
              <w:marLeft w:val="0"/>
              <w:marRight w:val="0"/>
              <w:marTop w:val="0"/>
              <w:marBottom w:val="0"/>
              <w:divBdr>
                <w:top w:val="none" w:sz="0" w:space="0" w:color="auto"/>
                <w:left w:val="none" w:sz="0" w:space="0" w:color="auto"/>
                <w:bottom w:val="none" w:sz="0" w:space="0" w:color="auto"/>
                <w:right w:val="none" w:sz="0" w:space="0" w:color="auto"/>
              </w:divBdr>
              <w:divsChild>
                <w:div w:id="317534885">
                  <w:marLeft w:val="480"/>
                  <w:marRight w:val="0"/>
                  <w:marTop w:val="0"/>
                  <w:marBottom w:val="0"/>
                  <w:divBdr>
                    <w:top w:val="none" w:sz="0" w:space="0" w:color="auto"/>
                    <w:left w:val="none" w:sz="0" w:space="0" w:color="auto"/>
                    <w:bottom w:val="none" w:sz="0" w:space="0" w:color="auto"/>
                    <w:right w:val="none" w:sz="0" w:space="0" w:color="auto"/>
                  </w:divBdr>
                </w:div>
                <w:div w:id="523052748">
                  <w:marLeft w:val="480"/>
                  <w:marRight w:val="0"/>
                  <w:marTop w:val="0"/>
                  <w:marBottom w:val="0"/>
                  <w:divBdr>
                    <w:top w:val="none" w:sz="0" w:space="0" w:color="auto"/>
                    <w:left w:val="none" w:sz="0" w:space="0" w:color="auto"/>
                    <w:bottom w:val="none" w:sz="0" w:space="0" w:color="auto"/>
                    <w:right w:val="none" w:sz="0" w:space="0" w:color="auto"/>
                  </w:divBdr>
                </w:div>
                <w:div w:id="1675108587">
                  <w:marLeft w:val="480"/>
                  <w:marRight w:val="0"/>
                  <w:marTop w:val="0"/>
                  <w:marBottom w:val="0"/>
                  <w:divBdr>
                    <w:top w:val="none" w:sz="0" w:space="0" w:color="auto"/>
                    <w:left w:val="none" w:sz="0" w:space="0" w:color="auto"/>
                    <w:bottom w:val="none" w:sz="0" w:space="0" w:color="auto"/>
                    <w:right w:val="none" w:sz="0" w:space="0" w:color="auto"/>
                  </w:divBdr>
                </w:div>
                <w:div w:id="1732390509">
                  <w:marLeft w:val="480"/>
                  <w:marRight w:val="0"/>
                  <w:marTop w:val="0"/>
                  <w:marBottom w:val="0"/>
                  <w:divBdr>
                    <w:top w:val="none" w:sz="0" w:space="0" w:color="auto"/>
                    <w:left w:val="none" w:sz="0" w:space="0" w:color="auto"/>
                    <w:bottom w:val="none" w:sz="0" w:space="0" w:color="auto"/>
                    <w:right w:val="none" w:sz="0" w:space="0" w:color="auto"/>
                  </w:divBdr>
                </w:div>
                <w:div w:id="2047287938">
                  <w:marLeft w:val="480"/>
                  <w:marRight w:val="0"/>
                  <w:marTop w:val="0"/>
                  <w:marBottom w:val="0"/>
                  <w:divBdr>
                    <w:top w:val="none" w:sz="0" w:space="0" w:color="auto"/>
                    <w:left w:val="none" w:sz="0" w:space="0" w:color="auto"/>
                    <w:bottom w:val="none" w:sz="0" w:space="0" w:color="auto"/>
                    <w:right w:val="none" w:sz="0" w:space="0" w:color="auto"/>
                  </w:divBdr>
                </w:div>
                <w:div w:id="2130002422">
                  <w:marLeft w:val="480"/>
                  <w:marRight w:val="0"/>
                  <w:marTop w:val="0"/>
                  <w:marBottom w:val="0"/>
                  <w:divBdr>
                    <w:top w:val="none" w:sz="0" w:space="0" w:color="auto"/>
                    <w:left w:val="none" w:sz="0" w:space="0" w:color="auto"/>
                    <w:bottom w:val="none" w:sz="0" w:space="0" w:color="auto"/>
                    <w:right w:val="none" w:sz="0" w:space="0" w:color="auto"/>
                  </w:divBdr>
                </w:div>
              </w:divsChild>
            </w:div>
            <w:div w:id="1961956652">
              <w:marLeft w:val="0"/>
              <w:marRight w:val="0"/>
              <w:marTop w:val="0"/>
              <w:marBottom w:val="0"/>
              <w:divBdr>
                <w:top w:val="none" w:sz="0" w:space="0" w:color="auto"/>
                <w:left w:val="none" w:sz="0" w:space="0" w:color="auto"/>
                <w:bottom w:val="none" w:sz="0" w:space="0" w:color="auto"/>
                <w:right w:val="none" w:sz="0" w:space="0" w:color="auto"/>
              </w:divBdr>
              <w:divsChild>
                <w:div w:id="174804308">
                  <w:marLeft w:val="480"/>
                  <w:marRight w:val="0"/>
                  <w:marTop w:val="0"/>
                  <w:marBottom w:val="0"/>
                  <w:divBdr>
                    <w:top w:val="none" w:sz="0" w:space="0" w:color="auto"/>
                    <w:left w:val="none" w:sz="0" w:space="0" w:color="auto"/>
                    <w:bottom w:val="none" w:sz="0" w:space="0" w:color="auto"/>
                    <w:right w:val="none" w:sz="0" w:space="0" w:color="auto"/>
                  </w:divBdr>
                </w:div>
                <w:div w:id="572159876">
                  <w:marLeft w:val="480"/>
                  <w:marRight w:val="0"/>
                  <w:marTop w:val="0"/>
                  <w:marBottom w:val="0"/>
                  <w:divBdr>
                    <w:top w:val="none" w:sz="0" w:space="0" w:color="auto"/>
                    <w:left w:val="none" w:sz="0" w:space="0" w:color="auto"/>
                    <w:bottom w:val="none" w:sz="0" w:space="0" w:color="auto"/>
                    <w:right w:val="none" w:sz="0" w:space="0" w:color="auto"/>
                  </w:divBdr>
                </w:div>
                <w:div w:id="769854181">
                  <w:marLeft w:val="480"/>
                  <w:marRight w:val="0"/>
                  <w:marTop w:val="0"/>
                  <w:marBottom w:val="0"/>
                  <w:divBdr>
                    <w:top w:val="none" w:sz="0" w:space="0" w:color="auto"/>
                    <w:left w:val="none" w:sz="0" w:space="0" w:color="auto"/>
                    <w:bottom w:val="none" w:sz="0" w:space="0" w:color="auto"/>
                    <w:right w:val="none" w:sz="0" w:space="0" w:color="auto"/>
                  </w:divBdr>
                </w:div>
                <w:div w:id="1132400541">
                  <w:marLeft w:val="480"/>
                  <w:marRight w:val="0"/>
                  <w:marTop w:val="0"/>
                  <w:marBottom w:val="0"/>
                  <w:divBdr>
                    <w:top w:val="none" w:sz="0" w:space="0" w:color="auto"/>
                    <w:left w:val="none" w:sz="0" w:space="0" w:color="auto"/>
                    <w:bottom w:val="none" w:sz="0" w:space="0" w:color="auto"/>
                    <w:right w:val="none" w:sz="0" w:space="0" w:color="auto"/>
                  </w:divBdr>
                </w:div>
                <w:div w:id="207365250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307929121">
          <w:marLeft w:val="480"/>
          <w:marRight w:val="0"/>
          <w:marTop w:val="0"/>
          <w:marBottom w:val="0"/>
          <w:divBdr>
            <w:top w:val="none" w:sz="0" w:space="0" w:color="auto"/>
            <w:left w:val="none" w:sz="0" w:space="0" w:color="auto"/>
            <w:bottom w:val="none" w:sz="0" w:space="0" w:color="auto"/>
            <w:right w:val="none" w:sz="0" w:space="0" w:color="auto"/>
          </w:divBdr>
        </w:div>
      </w:divsChild>
    </w:div>
    <w:div w:id="597448595">
      <w:bodyDiv w:val="1"/>
      <w:marLeft w:val="0"/>
      <w:marRight w:val="0"/>
      <w:marTop w:val="0"/>
      <w:marBottom w:val="0"/>
      <w:divBdr>
        <w:top w:val="none" w:sz="0" w:space="0" w:color="auto"/>
        <w:left w:val="none" w:sz="0" w:space="0" w:color="auto"/>
        <w:bottom w:val="none" w:sz="0" w:space="0" w:color="auto"/>
        <w:right w:val="none" w:sz="0" w:space="0" w:color="auto"/>
      </w:divBdr>
    </w:div>
    <w:div w:id="625621007">
      <w:bodyDiv w:val="1"/>
      <w:marLeft w:val="0"/>
      <w:marRight w:val="0"/>
      <w:marTop w:val="0"/>
      <w:marBottom w:val="0"/>
      <w:divBdr>
        <w:top w:val="none" w:sz="0" w:space="0" w:color="auto"/>
        <w:left w:val="none" w:sz="0" w:space="0" w:color="auto"/>
        <w:bottom w:val="none" w:sz="0" w:space="0" w:color="auto"/>
        <w:right w:val="none" w:sz="0" w:space="0" w:color="auto"/>
      </w:divBdr>
      <w:divsChild>
        <w:div w:id="59326087">
          <w:marLeft w:val="480"/>
          <w:marRight w:val="0"/>
          <w:marTop w:val="0"/>
          <w:marBottom w:val="0"/>
          <w:divBdr>
            <w:top w:val="none" w:sz="0" w:space="0" w:color="auto"/>
            <w:left w:val="none" w:sz="0" w:space="0" w:color="auto"/>
            <w:bottom w:val="none" w:sz="0" w:space="0" w:color="auto"/>
            <w:right w:val="none" w:sz="0" w:space="0" w:color="auto"/>
          </w:divBdr>
        </w:div>
        <w:div w:id="1272665982">
          <w:marLeft w:val="480"/>
          <w:marRight w:val="0"/>
          <w:marTop w:val="0"/>
          <w:marBottom w:val="0"/>
          <w:divBdr>
            <w:top w:val="none" w:sz="0" w:space="0" w:color="auto"/>
            <w:left w:val="none" w:sz="0" w:space="0" w:color="auto"/>
            <w:bottom w:val="none" w:sz="0" w:space="0" w:color="auto"/>
            <w:right w:val="none" w:sz="0" w:space="0" w:color="auto"/>
          </w:divBdr>
        </w:div>
      </w:divsChild>
    </w:div>
    <w:div w:id="636646993">
      <w:bodyDiv w:val="1"/>
      <w:marLeft w:val="0"/>
      <w:marRight w:val="0"/>
      <w:marTop w:val="0"/>
      <w:marBottom w:val="0"/>
      <w:divBdr>
        <w:top w:val="none" w:sz="0" w:space="0" w:color="auto"/>
        <w:left w:val="none" w:sz="0" w:space="0" w:color="auto"/>
        <w:bottom w:val="none" w:sz="0" w:space="0" w:color="auto"/>
        <w:right w:val="none" w:sz="0" w:space="0" w:color="auto"/>
      </w:divBdr>
    </w:div>
    <w:div w:id="660692113">
      <w:bodyDiv w:val="1"/>
      <w:marLeft w:val="0"/>
      <w:marRight w:val="0"/>
      <w:marTop w:val="0"/>
      <w:marBottom w:val="0"/>
      <w:divBdr>
        <w:top w:val="none" w:sz="0" w:space="0" w:color="auto"/>
        <w:left w:val="none" w:sz="0" w:space="0" w:color="auto"/>
        <w:bottom w:val="none" w:sz="0" w:space="0" w:color="auto"/>
        <w:right w:val="none" w:sz="0" w:space="0" w:color="auto"/>
      </w:divBdr>
    </w:div>
    <w:div w:id="723068207">
      <w:bodyDiv w:val="1"/>
      <w:marLeft w:val="0"/>
      <w:marRight w:val="0"/>
      <w:marTop w:val="0"/>
      <w:marBottom w:val="0"/>
      <w:divBdr>
        <w:top w:val="none" w:sz="0" w:space="0" w:color="auto"/>
        <w:left w:val="none" w:sz="0" w:space="0" w:color="auto"/>
        <w:bottom w:val="none" w:sz="0" w:space="0" w:color="auto"/>
        <w:right w:val="none" w:sz="0" w:space="0" w:color="auto"/>
      </w:divBdr>
    </w:div>
    <w:div w:id="743645333">
      <w:bodyDiv w:val="1"/>
      <w:marLeft w:val="0"/>
      <w:marRight w:val="0"/>
      <w:marTop w:val="0"/>
      <w:marBottom w:val="0"/>
      <w:divBdr>
        <w:top w:val="none" w:sz="0" w:space="0" w:color="auto"/>
        <w:left w:val="none" w:sz="0" w:space="0" w:color="auto"/>
        <w:bottom w:val="none" w:sz="0" w:space="0" w:color="auto"/>
        <w:right w:val="none" w:sz="0" w:space="0" w:color="auto"/>
      </w:divBdr>
    </w:div>
    <w:div w:id="818158986">
      <w:bodyDiv w:val="1"/>
      <w:marLeft w:val="0"/>
      <w:marRight w:val="0"/>
      <w:marTop w:val="0"/>
      <w:marBottom w:val="0"/>
      <w:divBdr>
        <w:top w:val="none" w:sz="0" w:space="0" w:color="auto"/>
        <w:left w:val="none" w:sz="0" w:space="0" w:color="auto"/>
        <w:bottom w:val="none" w:sz="0" w:space="0" w:color="auto"/>
        <w:right w:val="none" w:sz="0" w:space="0" w:color="auto"/>
      </w:divBdr>
    </w:div>
    <w:div w:id="929779146">
      <w:bodyDiv w:val="1"/>
      <w:marLeft w:val="0"/>
      <w:marRight w:val="0"/>
      <w:marTop w:val="0"/>
      <w:marBottom w:val="0"/>
      <w:divBdr>
        <w:top w:val="none" w:sz="0" w:space="0" w:color="auto"/>
        <w:left w:val="none" w:sz="0" w:space="0" w:color="auto"/>
        <w:bottom w:val="none" w:sz="0" w:space="0" w:color="auto"/>
        <w:right w:val="none" w:sz="0" w:space="0" w:color="auto"/>
      </w:divBdr>
    </w:div>
    <w:div w:id="933436874">
      <w:bodyDiv w:val="1"/>
      <w:marLeft w:val="0"/>
      <w:marRight w:val="0"/>
      <w:marTop w:val="0"/>
      <w:marBottom w:val="0"/>
      <w:divBdr>
        <w:top w:val="none" w:sz="0" w:space="0" w:color="auto"/>
        <w:left w:val="none" w:sz="0" w:space="0" w:color="auto"/>
        <w:bottom w:val="none" w:sz="0" w:space="0" w:color="auto"/>
        <w:right w:val="none" w:sz="0" w:space="0" w:color="auto"/>
      </w:divBdr>
    </w:div>
    <w:div w:id="950478619">
      <w:bodyDiv w:val="1"/>
      <w:marLeft w:val="0"/>
      <w:marRight w:val="0"/>
      <w:marTop w:val="0"/>
      <w:marBottom w:val="0"/>
      <w:divBdr>
        <w:top w:val="none" w:sz="0" w:space="0" w:color="auto"/>
        <w:left w:val="none" w:sz="0" w:space="0" w:color="auto"/>
        <w:bottom w:val="none" w:sz="0" w:space="0" w:color="auto"/>
        <w:right w:val="none" w:sz="0" w:space="0" w:color="auto"/>
      </w:divBdr>
    </w:div>
    <w:div w:id="959843010">
      <w:bodyDiv w:val="1"/>
      <w:marLeft w:val="0"/>
      <w:marRight w:val="0"/>
      <w:marTop w:val="0"/>
      <w:marBottom w:val="0"/>
      <w:divBdr>
        <w:top w:val="none" w:sz="0" w:space="0" w:color="auto"/>
        <w:left w:val="none" w:sz="0" w:space="0" w:color="auto"/>
        <w:bottom w:val="none" w:sz="0" w:space="0" w:color="auto"/>
        <w:right w:val="none" w:sz="0" w:space="0" w:color="auto"/>
      </w:divBdr>
      <w:divsChild>
        <w:div w:id="1863548798">
          <w:marLeft w:val="0"/>
          <w:marRight w:val="0"/>
          <w:marTop w:val="0"/>
          <w:marBottom w:val="0"/>
          <w:divBdr>
            <w:top w:val="none" w:sz="0" w:space="0" w:color="auto"/>
            <w:left w:val="none" w:sz="0" w:space="0" w:color="auto"/>
            <w:bottom w:val="none" w:sz="0" w:space="0" w:color="auto"/>
            <w:right w:val="none" w:sz="0" w:space="0" w:color="auto"/>
          </w:divBdr>
          <w:divsChild>
            <w:div w:id="9168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7341">
      <w:bodyDiv w:val="1"/>
      <w:marLeft w:val="0"/>
      <w:marRight w:val="0"/>
      <w:marTop w:val="0"/>
      <w:marBottom w:val="0"/>
      <w:divBdr>
        <w:top w:val="none" w:sz="0" w:space="0" w:color="auto"/>
        <w:left w:val="none" w:sz="0" w:space="0" w:color="auto"/>
        <w:bottom w:val="none" w:sz="0" w:space="0" w:color="auto"/>
        <w:right w:val="none" w:sz="0" w:space="0" w:color="auto"/>
      </w:divBdr>
      <w:divsChild>
        <w:div w:id="1811242479">
          <w:marLeft w:val="0"/>
          <w:marRight w:val="0"/>
          <w:marTop w:val="0"/>
          <w:marBottom w:val="0"/>
          <w:divBdr>
            <w:top w:val="none" w:sz="0" w:space="0" w:color="auto"/>
            <w:left w:val="none" w:sz="0" w:space="0" w:color="auto"/>
            <w:bottom w:val="none" w:sz="0" w:space="0" w:color="auto"/>
            <w:right w:val="none" w:sz="0" w:space="0" w:color="auto"/>
          </w:divBdr>
          <w:divsChild>
            <w:div w:id="19596548">
              <w:marLeft w:val="0"/>
              <w:marRight w:val="0"/>
              <w:marTop w:val="0"/>
              <w:marBottom w:val="0"/>
              <w:divBdr>
                <w:top w:val="none" w:sz="0" w:space="0" w:color="auto"/>
                <w:left w:val="none" w:sz="0" w:space="0" w:color="auto"/>
                <w:bottom w:val="none" w:sz="0" w:space="0" w:color="auto"/>
                <w:right w:val="none" w:sz="0" w:space="0" w:color="auto"/>
              </w:divBdr>
              <w:divsChild>
                <w:div w:id="362285867">
                  <w:marLeft w:val="0"/>
                  <w:marRight w:val="0"/>
                  <w:marTop w:val="0"/>
                  <w:marBottom w:val="0"/>
                  <w:divBdr>
                    <w:top w:val="none" w:sz="0" w:space="0" w:color="auto"/>
                    <w:left w:val="none" w:sz="0" w:space="0" w:color="auto"/>
                    <w:bottom w:val="none" w:sz="0" w:space="0" w:color="auto"/>
                    <w:right w:val="none" w:sz="0" w:space="0" w:color="auto"/>
                  </w:divBdr>
                  <w:divsChild>
                    <w:div w:id="2013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75856">
      <w:bodyDiv w:val="1"/>
      <w:marLeft w:val="0"/>
      <w:marRight w:val="0"/>
      <w:marTop w:val="0"/>
      <w:marBottom w:val="0"/>
      <w:divBdr>
        <w:top w:val="none" w:sz="0" w:space="0" w:color="auto"/>
        <w:left w:val="none" w:sz="0" w:space="0" w:color="auto"/>
        <w:bottom w:val="none" w:sz="0" w:space="0" w:color="auto"/>
        <w:right w:val="none" w:sz="0" w:space="0" w:color="auto"/>
      </w:divBdr>
    </w:div>
    <w:div w:id="1016469457">
      <w:bodyDiv w:val="1"/>
      <w:marLeft w:val="0"/>
      <w:marRight w:val="0"/>
      <w:marTop w:val="0"/>
      <w:marBottom w:val="0"/>
      <w:divBdr>
        <w:top w:val="none" w:sz="0" w:space="0" w:color="auto"/>
        <w:left w:val="none" w:sz="0" w:space="0" w:color="auto"/>
        <w:bottom w:val="none" w:sz="0" w:space="0" w:color="auto"/>
        <w:right w:val="none" w:sz="0" w:space="0" w:color="auto"/>
      </w:divBdr>
    </w:div>
    <w:div w:id="1033044277">
      <w:bodyDiv w:val="1"/>
      <w:marLeft w:val="0"/>
      <w:marRight w:val="0"/>
      <w:marTop w:val="0"/>
      <w:marBottom w:val="0"/>
      <w:divBdr>
        <w:top w:val="none" w:sz="0" w:space="0" w:color="auto"/>
        <w:left w:val="none" w:sz="0" w:space="0" w:color="auto"/>
        <w:bottom w:val="none" w:sz="0" w:space="0" w:color="auto"/>
        <w:right w:val="none" w:sz="0" w:space="0" w:color="auto"/>
      </w:divBdr>
    </w:div>
    <w:div w:id="1034310803">
      <w:bodyDiv w:val="1"/>
      <w:marLeft w:val="0"/>
      <w:marRight w:val="0"/>
      <w:marTop w:val="0"/>
      <w:marBottom w:val="0"/>
      <w:divBdr>
        <w:top w:val="none" w:sz="0" w:space="0" w:color="auto"/>
        <w:left w:val="none" w:sz="0" w:space="0" w:color="auto"/>
        <w:bottom w:val="none" w:sz="0" w:space="0" w:color="auto"/>
        <w:right w:val="none" w:sz="0" w:space="0" w:color="auto"/>
      </w:divBdr>
      <w:divsChild>
        <w:div w:id="2056617310">
          <w:marLeft w:val="0"/>
          <w:marRight w:val="0"/>
          <w:marTop w:val="0"/>
          <w:marBottom w:val="0"/>
          <w:divBdr>
            <w:top w:val="none" w:sz="0" w:space="0" w:color="auto"/>
            <w:left w:val="none" w:sz="0" w:space="0" w:color="auto"/>
            <w:bottom w:val="none" w:sz="0" w:space="0" w:color="auto"/>
            <w:right w:val="none" w:sz="0" w:space="0" w:color="auto"/>
          </w:divBdr>
          <w:divsChild>
            <w:div w:id="320083983">
              <w:marLeft w:val="0"/>
              <w:marRight w:val="0"/>
              <w:marTop w:val="0"/>
              <w:marBottom w:val="0"/>
              <w:divBdr>
                <w:top w:val="none" w:sz="0" w:space="0" w:color="auto"/>
                <w:left w:val="none" w:sz="0" w:space="0" w:color="auto"/>
                <w:bottom w:val="none" w:sz="0" w:space="0" w:color="auto"/>
                <w:right w:val="none" w:sz="0" w:space="0" w:color="auto"/>
              </w:divBdr>
            </w:div>
            <w:div w:id="868106933">
              <w:marLeft w:val="0"/>
              <w:marRight w:val="0"/>
              <w:marTop w:val="0"/>
              <w:marBottom w:val="0"/>
              <w:divBdr>
                <w:top w:val="none" w:sz="0" w:space="0" w:color="auto"/>
                <w:left w:val="none" w:sz="0" w:space="0" w:color="auto"/>
                <w:bottom w:val="none" w:sz="0" w:space="0" w:color="auto"/>
                <w:right w:val="none" w:sz="0" w:space="0" w:color="auto"/>
              </w:divBdr>
            </w:div>
            <w:div w:id="1016662994">
              <w:marLeft w:val="0"/>
              <w:marRight w:val="0"/>
              <w:marTop w:val="0"/>
              <w:marBottom w:val="0"/>
              <w:divBdr>
                <w:top w:val="none" w:sz="0" w:space="0" w:color="auto"/>
                <w:left w:val="none" w:sz="0" w:space="0" w:color="auto"/>
                <w:bottom w:val="none" w:sz="0" w:space="0" w:color="auto"/>
                <w:right w:val="none" w:sz="0" w:space="0" w:color="auto"/>
              </w:divBdr>
            </w:div>
            <w:div w:id="14608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48841">
      <w:bodyDiv w:val="1"/>
      <w:marLeft w:val="0"/>
      <w:marRight w:val="0"/>
      <w:marTop w:val="0"/>
      <w:marBottom w:val="0"/>
      <w:divBdr>
        <w:top w:val="none" w:sz="0" w:space="0" w:color="auto"/>
        <w:left w:val="none" w:sz="0" w:space="0" w:color="auto"/>
        <w:bottom w:val="none" w:sz="0" w:space="0" w:color="auto"/>
        <w:right w:val="none" w:sz="0" w:space="0" w:color="auto"/>
      </w:divBdr>
      <w:divsChild>
        <w:div w:id="248075819">
          <w:marLeft w:val="0"/>
          <w:marRight w:val="0"/>
          <w:marTop w:val="0"/>
          <w:marBottom w:val="0"/>
          <w:divBdr>
            <w:top w:val="none" w:sz="0" w:space="0" w:color="auto"/>
            <w:left w:val="none" w:sz="0" w:space="0" w:color="auto"/>
            <w:bottom w:val="none" w:sz="0" w:space="0" w:color="auto"/>
            <w:right w:val="none" w:sz="0" w:space="0" w:color="auto"/>
          </w:divBdr>
          <w:divsChild>
            <w:div w:id="1354965588">
              <w:marLeft w:val="0"/>
              <w:marRight w:val="0"/>
              <w:marTop w:val="0"/>
              <w:marBottom w:val="0"/>
              <w:divBdr>
                <w:top w:val="none" w:sz="0" w:space="0" w:color="auto"/>
                <w:left w:val="none" w:sz="0" w:space="0" w:color="auto"/>
                <w:bottom w:val="none" w:sz="0" w:space="0" w:color="auto"/>
                <w:right w:val="none" w:sz="0" w:space="0" w:color="auto"/>
              </w:divBdr>
              <w:divsChild>
                <w:div w:id="303311630">
                  <w:marLeft w:val="0"/>
                  <w:marRight w:val="0"/>
                  <w:marTop w:val="0"/>
                  <w:marBottom w:val="0"/>
                  <w:divBdr>
                    <w:top w:val="none" w:sz="0" w:space="0" w:color="auto"/>
                    <w:left w:val="none" w:sz="0" w:space="0" w:color="auto"/>
                    <w:bottom w:val="none" w:sz="0" w:space="0" w:color="auto"/>
                    <w:right w:val="none" w:sz="0" w:space="0" w:color="auto"/>
                  </w:divBdr>
                  <w:divsChild>
                    <w:div w:id="132042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3846">
      <w:bodyDiv w:val="1"/>
      <w:marLeft w:val="0"/>
      <w:marRight w:val="0"/>
      <w:marTop w:val="0"/>
      <w:marBottom w:val="0"/>
      <w:divBdr>
        <w:top w:val="none" w:sz="0" w:space="0" w:color="auto"/>
        <w:left w:val="none" w:sz="0" w:space="0" w:color="auto"/>
        <w:bottom w:val="none" w:sz="0" w:space="0" w:color="auto"/>
        <w:right w:val="none" w:sz="0" w:space="0" w:color="auto"/>
      </w:divBdr>
    </w:div>
    <w:div w:id="1235776764">
      <w:bodyDiv w:val="1"/>
      <w:marLeft w:val="0"/>
      <w:marRight w:val="0"/>
      <w:marTop w:val="0"/>
      <w:marBottom w:val="0"/>
      <w:divBdr>
        <w:top w:val="none" w:sz="0" w:space="0" w:color="auto"/>
        <w:left w:val="none" w:sz="0" w:space="0" w:color="auto"/>
        <w:bottom w:val="none" w:sz="0" w:space="0" w:color="auto"/>
        <w:right w:val="none" w:sz="0" w:space="0" w:color="auto"/>
      </w:divBdr>
    </w:div>
    <w:div w:id="1245842088">
      <w:bodyDiv w:val="1"/>
      <w:marLeft w:val="0"/>
      <w:marRight w:val="0"/>
      <w:marTop w:val="0"/>
      <w:marBottom w:val="0"/>
      <w:divBdr>
        <w:top w:val="none" w:sz="0" w:space="0" w:color="auto"/>
        <w:left w:val="none" w:sz="0" w:space="0" w:color="auto"/>
        <w:bottom w:val="none" w:sz="0" w:space="0" w:color="auto"/>
        <w:right w:val="none" w:sz="0" w:space="0" w:color="auto"/>
      </w:divBdr>
    </w:div>
    <w:div w:id="1275405838">
      <w:bodyDiv w:val="1"/>
      <w:marLeft w:val="0"/>
      <w:marRight w:val="0"/>
      <w:marTop w:val="0"/>
      <w:marBottom w:val="0"/>
      <w:divBdr>
        <w:top w:val="none" w:sz="0" w:space="0" w:color="auto"/>
        <w:left w:val="none" w:sz="0" w:space="0" w:color="auto"/>
        <w:bottom w:val="none" w:sz="0" w:space="0" w:color="auto"/>
        <w:right w:val="none" w:sz="0" w:space="0" w:color="auto"/>
      </w:divBdr>
    </w:div>
    <w:div w:id="1275551654">
      <w:bodyDiv w:val="1"/>
      <w:marLeft w:val="0"/>
      <w:marRight w:val="0"/>
      <w:marTop w:val="0"/>
      <w:marBottom w:val="0"/>
      <w:divBdr>
        <w:top w:val="none" w:sz="0" w:space="0" w:color="auto"/>
        <w:left w:val="none" w:sz="0" w:space="0" w:color="auto"/>
        <w:bottom w:val="none" w:sz="0" w:space="0" w:color="auto"/>
        <w:right w:val="none" w:sz="0" w:space="0" w:color="auto"/>
      </w:divBdr>
      <w:divsChild>
        <w:div w:id="307521335">
          <w:marLeft w:val="0"/>
          <w:marRight w:val="0"/>
          <w:marTop w:val="0"/>
          <w:marBottom w:val="0"/>
          <w:divBdr>
            <w:top w:val="none" w:sz="0" w:space="0" w:color="auto"/>
            <w:left w:val="none" w:sz="0" w:space="0" w:color="auto"/>
            <w:bottom w:val="none" w:sz="0" w:space="0" w:color="auto"/>
            <w:right w:val="none" w:sz="0" w:space="0" w:color="auto"/>
          </w:divBdr>
          <w:divsChild>
            <w:div w:id="856507267">
              <w:marLeft w:val="0"/>
              <w:marRight w:val="0"/>
              <w:marTop w:val="0"/>
              <w:marBottom w:val="0"/>
              <w:divBdr>
                <w:top w:val="none" w:sz="0" w:space="0" w:color="auto"/>
                <w:left w:val="none" w:sz="0" w:space="0" w:color="auto"/>
                <w:bottom w:val="none" w:sz="0" w:space="0" w:color="auto"/>
                <w:right w:val="none" w:sz="0" w:space="0" w:color="auto"/>
              </w:divBdr>
              <w:divsChild>
                <w:div w:id="88332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0512">
      <w:bodyDiv w:val="1"/>
      <w:marLeft w:val="0"/>
      <w:marRight w:val="0"/>
      <w:marTop w:val="0"/>
      <w:marBottom w:val="0"/>
      <w:divBdr>
        <w:top w:val="none" w:sz="0" w:space="0" w:color="auto"/>
        <w:left w:val="none" w:sz="0" w:space="0" w:color="auto"/>
        <w:bottom w:val="none" w:sz="0" w:space="0" w:color="auto"/>
        <w:right w:val="none" w:sz="0" w:space="0" w:color="auto"/>
      </w:divBdr>
      <w:divsChild>
        <w:div w:id="2029522570">
          <w:marLeft w:val="0"/>
          <w:marRight w:val="0"/>
          <w:marTop w:val="0"/>
          <w:marBottom w:val="0"/>
          <w:divBdr>
            <w:top w:val="none" w:sz="0" w:space="0" w:color="auto"/>
            <w:left w:val="none" w:sz="0" w:space="0" w:color="auto"/>
            <w:bottom w:val="none" w:sz="0" w:space="0" w:color="auto"/>
            <w:right w:val="none" w:sz="0" w:space="0" w:color="auto"/>
          </w:divBdr>
          <w:divsChild>
            <w:div w:id="6516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5379">
      <w:bodyDiv w:val="1"/>
      <w:marLeft w:val="0"/>
      <w:marRight w:val="0"/>
      <w:marTop w:val="0"/>
      <w:marBottom w:val="0"/>
      <w:divBdr>
        <w:top w:val="none" w:sz="0" w:space="0" w:color="auto"/>
        <w:left w:val="none" w:sz="0" w:space="0" w:color="auto"/>
        <w:bottom w:val="none" w:sz="0" w:space="0" w:color="auto"/>
        <w:right w:val="none" w:sz="0" w:space="0" w:color="auto"/>
      </w:divBdr>
      <w:divsChild>
        <w:div w:id="1744520376">
          <w:marLeft w:val="0"/>
          <w:marRight w:val="0"/>
          <w:marTop w:val="0"/>
          <w:marBottom w:val="0"/>
          <w:divBdr>
            <w:top w:val="none" w:sz="0" w:space="0" w:color="auto"/>
            <w:left w:val="none" w:sz="0" w:space="0" w:color="auto"/>
            <w:bottom w:val="none" w:sz="0" w:space="0" w:color="auto"/>
            <w:right w:val="none" w:sz="0" w:space="0" w:color="auto"/>
          </w:divBdr>
          <w:divsChild>
            <w:div w:id="1873226447">
              <w:marLeft w:val="0"/>
              <w:marRight w:val="0"/>
              <w:marTop w:val="0"/>
              <w:marBottom w:val="0"/>
              <w:divBdr>
                <w:top w:val="none" w:sz="0" w:space="0" w:color="auto"/>
                <w:left w:val="none" w:sz="0" w:space="0" w:color="auto"/>
                <w:bottom w:val="none" w:sz="0" w:space="0" w:color="auto"/>
                <w:right w:val="none" w:sz="0" w:space="0" w:color="auto"/>
              </w:divBdr>
              <w:divsChild>
                <w:div w:id="65326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24929">
      <w:bodyDiv w:val="1"/>
      <w:marLeft w:val="0"/>
      <w:marRight w:val="0"/>
      <w:marTop w:val="0"/>
      <w:marBottom w:val="0"/>
      <w:divBdr>
        <w:top w:val="none" w:sz="0" w:space="0" w:color="auto"/>
        <w:left w:val="none" w:sz="0" w:space="0" w:color="auto"/>
        <w:bottom w:val="none" w:sz="0" w:space="0" w:color="auto"/>
        <w:right w:val="none" w:sz="0" w:space="0" w:color="auto"/>
      </w:divBdr>
    </w:div>
    <w:div w:id="1438866004">
      <w:bodyDiv w:val="1"/>
      <w:marLeft w:val="0"/>
      <w:marRight w:val="0"/>
      <w:marTop w:val="0"/>
      <w:marBottom w:val="0"/>
      <w:divBdr>
        <w:top w:val="none" w:sz="0" w:space="0" w:color="auto"/>
        <w:left w:val="none" w:sz="0" w:space="0" w:color="auto"/>
        <w:bottom w:val="none" w:sz="0" w:space="0" w:color="auto"/>
        <w:right w:val="none" w:sz="0" w:space="0" w:color="auto"/>
      </w:divBdr>
      <w:divsChild>
        <w:div w:id="884608257">
          <w:marLeft w:val="480"/>
          <w:marRight w:val="0"/>
          <w:marTop w:val="0"/>
          <w:marBottom w:val="0"/>
          <w:divBdr>
            <w:top w:val="none" w:sz="0" w:space="0" w:color="auto"/>
            <w:left w:val="none" w:sz="0" w:space="0" w:color="auto"/>
            <w:bottom w:val="none" w:sz="0" w:space="0" w:color="auto"/>
            <w:right w:val="none" w:sz="0" w:space="0" w:color="auto"/>
          </w:divBdr>
        </w:div>
        <w:div w:id="1343970148">
          <w:marLeft w:val="480"/>
          <w:marRight w:val="0"/>
          <w:marTop w:val="0"/>
          <w:marBottom w:val="0"/>
          <w:divBdr>
            <w:top w:val="none" w:sz="0" w:space="0" w:color="auto"/>
            <w:left w:val="none" w:sz="0" w:space="0" w:color="auto"/>
            <w:bottom w:val="none" w:sz="0" w:space="0" w:color="auto"/>
            <w:right w:val="none" w:sz="0" w:space="0" w:color="auto"/>
          </w:divBdr>
        </w:div>
        <w:div w:id="1616323589">
          <w:marLeft w:val="480"/>
          <w:marRight w:val="0"/>
          <w:marTop w:val="0"/>
          <w:marBottom w:val="0"/>
          <w:divBdr>
            <w:top w:val="none" w:sz="0" w:space="0" w:color="auto"/>
            <w:left w:val="none" w:sz="0" w:space="0" w:color="auto"/>
            <w:bottom w:val="none" w:sz="0" w:space="0" w:color="auto"/>
            <w:right w:val="none" w:sz="0" w:space="0" w:color="auto"/>
          </w:divBdr>
        </w:div>
      </w:divsChild>
    </w:div>
    <w:div w:id="1460680742">
      <w:bodyDiv w:val="1"/>
      <w:marLeft w:val="0"/>
      <w:marRight w:val="0"/>
      <w:marTop w:val="0"/>
      <w:marBottom w:val="0"/>
      <w:divBdr>
        <w:top w:val="none" w:sz="0" w:space="0" w:color="auto"/>
        <w:left w:val="none" w:sz="0" w:space="0" w:color="auto"/>
        <w:bottom w:val="none" w:sz="0" w:space="0" w:color="auto"/>
        <w:right w:val="none" w:sz="0" w:space="0" w:color="auto"/>
      </w:divBdr>
    </w:div>
    <w:div w:id="1581718811">
      <w:bodyDiv w:val="1"/>
      <w:marLeft w:val="0"/>
      <w:marRight w:val="0"/>
      <w:marTop w:val="0"/>
      <w:marBottom w:val="0"/>
      <w:divBdr>
        <w:top w:val="none" w:sz="0" w:space="0" w:color="auto"/>
        <w:left w:val="none" w:sz="0" w:space="0" w:color="auto"/>
        <w:bottom w:val="none" w:sz="0" w:space="0" w:color="auto"/>
        <w:right w:val="none" w:sz="0" w:space="0" w:color="auto"/>
      </w:divBdr>
    </w:div>
    <w:div w:id="1607812730">
      <w:bodyDiv w:val="1"/>
      <w:marLeft w:val="0"/>
      <w:marRight w:val="0"/>
      <w:marTop w:val="0"/>
      <w:marBottom w:val="0"/>
      <w:divBdr>
        <w:top w:val="none" w:sz="0" w:space="0" w:color="auto"/>
        <w:left w:val="none" w:sz="0" w:space="0" w:color="auto"/>
        <w:bottom w:val="none" w:sz="0" w:space="0" w:color="auto"/>
        <w:right w:val="none" w:sz="0" w:space="0" w:color="auto"/>
      </w:divBdr>
    </w:div>
    <w:div w:id="1646667770">
      <w:bodyDiv w:val="1"/>
      <w:marLeft w:val="0"/>
      <w:marRight w:val="0"/>
      <w:marTop w:val="0"/>
      <w:marBottom w:val="0"/>
      <w:divBdr>
        <w:top w:val="none" w:sz="0" w:space="0" w:color="auto"/>
        <w:left w:val="none" w:sz="0" w:space="0" w:color="auto"/>
        <w:bottom w:val="none" w:sz="0" w:space="0" w:color="auto"/>
        <w:right w:val="none" w:sz="0" w:space="0" w:color="auto"/>
      </w:divBdr>
    </w:div>
    <w:div w:id="1657222767">
      <w:bodyDiv w:val="1"/>
      <w:marLeft w:val="0"/>
      <w:marRight w:val="0"/>
      <w:marTop w:val="0"/>
      <w:marBottom w:val="0"/>
      <w:divBdr>
        <w:top w:val="none" w:sz="0" w:space="0" w:color="auto"/>
        <w:left w:val="none" w:sz="0" w:space="0" w:color="auto"/>
        <w:bottom w:val="none" w:sz="0" w:space="0" w:color="auto"/>
        <w:right w:val="none" w:sz="0" w:space="0" w:color="auto"/>
      </w:divBdr>
      <w:divsChild>
        <w:div w:id="1876388604">
          <w:marLeft w:val="0"/>
          <w:marRight w:val="0"/>
          <w:marTop w:val="0"/>
          <w:marBottom w:val="0"/>
          <w:divBdr>
            <w:top w:val="none" w:sz="0" w:space="0" w:color="auto"/>
            <w:left w:val="none" w:sz="0" w:space="0" w:color="auto"/>
            <w:bottom w:val="none" w:sz="0" w:space="0" w:color="auto"/>
            <w:right w:val="none" w:sz="0" w:space="0" w:color="auto"/>
          </w:divBdr>
          <w:divsChild>
            <w:div w:id="981692620">
              <w:marLeft w:val="0"/>
              <w:marRight w:val="0"/>
              <w:marTop w:val="0"/>
              <w:marBottom w:val="0"/>
              <w:divBdr>
                <w:top w:val="none" w:sz="0" w:space="0" w:color="auto"/>
                <w:left w:val="none" w:sz="0" w:space="0" w:color="auto"/>
                <w:bottom w:val="none" w:sz="0" w:space="0" w:color="auto"/>
                <w:right w:val="none" w:sz="0" w:space="0" w:color="auto"/>
              </w:divBdr>
            </w:div>
            <w:div w:id="108071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162">
      <w:bodyDiv w:val="1"/>
      <w:marLeft w:val="0"/>
      <w:marRight w:val="0"/>
      <w:marTop w:val="0"/>
      <w:marBottom w:val="0"/>
      <w:divBdr>
        <w:top w:val="none" w:sz="0" w:space="0" w:color="auto"/>
        <w:left w:val="none" w:sz="0" w:space="0" w:color="auto"/>
        <w:bottom w:val="none" w:sz="0" w:space="0" w:color="auto"/>
        <w:right w:val="none" w:sz="0" w:space="0" w:color="auto"/>
      </w:divBdr>
    </w:div>
    <w:div w:id="1678463000">
      <w:bodyDiv w:val="1"/>
      <w:marLeft w:val="0"/>
      <w:marRight w:val="0"/>
      <w:marTop w:val="0"/>
      <w:marBottom w:val="0"/>
      <w:divBdr>
        <w:top w:val="none" w:sz="0" w:space="0" w:color="auto"/>
        <w:left w:val="none" w:sz="0" w:space="0" w:color="auto"/>
        <w:bottom w:val="none" w:sz="0" w:space="0" w:color="auto"/>
        <w:right w:val="none" w:sz="0" w:space="0" w:color="auto"/>
      </w:divBdr>
      <w:divsChild>
        <w:div w:id="256788354">
          <w:marLeft w:val="480"/>
          <w:marRight w:val="0"/>
          <w:marTop w:val="0"/>
          <w:marBottom w:val="0"/>
          <w:divBdr>
            <w:top w:val="none" w:sz="0" w:space="0" w:color="auto"/>
            <w:left w:val="none" w:sz="0" w:space="0" w:color="auto"/>
            <w:bottom w:val="none" w:sz="0" w:space="0" w:color="auto"/>
            <w:right w:val="none" w:sz="0" w:space="0" w:color="auto"/>
          </w:divBdr>
        </w:div>
        <w:div w:id="1316836752">
          <w:marLeft w:val="480"/>
          <w:marRight w:val="0"/>
          <w:marTop w:val="0"/>
          <w:marBottom w:val="0"/>
          <w:divBdr>
            <w:top w:val="none" w:sz="0" w:space="0" w:color="auto"/>
            <w:left w:val="none" w:sz="0" w:space="0" w:color="auto"/>
            <w:bottom w:val="none" w:sz="0" w:space="0" w:color="auto"/>
            <w:right w:val="none" w:sz="0" w:space="0" w:color="auto"/>
          </w:divBdr>
        </w:div>
      </w:divsChild>
    </w:div>
    <w:div w:id="1691103932">
      <w:bodyDiv w:val="1"/>
      <w:marLeft w:val="0"/>
      <w:marRight w:val="0"/>
      <w:marTop w:val="0"/>
      <w:marBottom w:val="0"/>
      <w:divBdr>
        <w:top w:val="none" w:sz="0" w:space="0" w:color="auto"/>
        <w:left w:val="none" w:sz="0" w:space="0" w:color="auto"/>
        <w:bottom w:val="none" w:sz="0" w:space="0" w:color="auto"/>
        <w:right w:val="none" w:sz="0" w:space="0" w:color="auto"/>
      </w:divBdr>
    </w:div>
    <w:div w:id="1746024186">
      <w:bodyDiv w:val="1"/>
      <w:marLeft w:val="0"/>
      <w:marRight w:val="0"/>
      <w:marTop w:val="0"/>
      <w:marBottom w:val="0"/>
      <w:divBdr>
        <w:top w:val="none" w:sz="0" w:space="0" w:color="auto"/>
        <w:left w:val="none" w:sz="0" w:space="0" w:color="auto"/>
        <w:bottom w:val="none" w:sz="0" w:space="0" w:color="auto"/>
        <w:right w:val="none" w:sz="0" w:space="0" w:color="auto"/>
      </w:divBdr>
    </w:div>
    <w:div w:id="1785610632">
      <w:bodyDiv w:val="1"/>
      <w:marLeft w:val="0"/>
      <w:marRight w:val="0"/>
      <w:marTop w:val="0"/>
      <w:marBottom w:val="0"/>
      <w:divBdr>
        <w:top w:val="none" w:sz="0" w:space="0" w:color="auto"/>
        <w:left w:val="none" w:sz="0" w:space="0" w:color="auto"/>
        <w:bottom w:val="none" w:sz="0" w:space="0" w:color="auto"/>
        <w:right w:val="none" w:sz="0" w:space="0" w:color="auto"/>
      </w:divBdr>
    </w:div>
    <w:div w:id="1841387444">
      <w:bodyDiv w:val="1"/>
      <w:marLeft w:val="0"/>
      <w:marRight w:val="0"/>
      <w:marTop w:val="0"/>
      <w:marBottom w:val="0"/>
      <w:divBdr>
        <w:top w:val="none" w:sz="0" w:space="0" w:color="auto"/>
        <w:left w:val="none" w:sz="0" w:space="0" w:color="auto"/>
        <w:bottom w:val="none" w:sz="0" w:space="0" w:color="auto"/>
        <w:right w:val="none" w:sz="0" w:space="0" w:color="auto"/>
      </w:divBdr>
    </w:div>
    <w:div w:id="1841701069">
      <w:bodyDiv w:val="1"/>
      <w:marLeft w:val="0"/>
      <w:marRight w:val="0"/>
      <w:marTop w:val="0"/>
      <w:marBottom w:val="0"/>
      <w:divBdr>
        <w:top w:val="none" w:sz="0" w:space="0" w:color="auto"/>
        <w:left w:val="none" w:sz="0" w:space="0" w:color="auto"/>
        <w:bottom w:val="none" w:sz="0" w:space="0" w:color="auto"/>
        <w:right w:val="none" w:sz="0" w:space="0" w:color="auto"/>
      </w:divBdr>
    </w:div>
    <w:div w:id="1859419558">
      <w:bodyDiv w:val="1"/>
      <w:marLeft w:val="0"/>
      <w:marRight w:val="0"/>
      <w:marTop w:val="0"/>
      <w:marBottom w:val="0"/>
      <w:divBdr>
        <w:top w:val="none" w:sz="0" w:space="0" w:color="auto"/>
        <w:left w:val="none" w:sz="0" w:space="0" w:color="auto"/>
        <w:bottom w:val="none" w:sz="0" w:space="0" w:color="auto"/>
        <w:right w:val="none" w:sz="0" w:space="0" w:color="auto"/>
      </w:divBdr>
    </w:div>
    <w:div w:id="1876775206">
      <w:bodyDiv w:val="1"/>
      <w:marLeft w:val="0"/>
      <w:marRight w:val="0"/>
      <w:marTop w:val="0"/>
      <w:marBottom w:val="0"/>
      <w:divBdr>
        <w:top w:val="none" w:sz="0" w:space="0" w:color="auto"/>
        <w:left w:val="none" w:sz="0" w:space="0" w:color="auto"/>
        <w:bottom w:val="none" w:sz="0" w:space="0" w:color="auto"/>
        <w:right w:val="none" w:sz="0" w:space="0" w:color="auto"/>
      </w:divBdr>
    </w:div>
    <w:div w:id="1906337052">
      <w:bodyDiv w:val="1"/>
      <w:marLeft w:val="0"/>
      <w:marRight w:val="0"/>
      <w:marTop w:val="0"/>
      <w:marBottom w:val="0"/>
      <w:divBdr>
        <w:top w:val="none" w:sz="0" w:space="0" w:color="auto"/>
        <w:left w:val="none" w:sz="0" w:space="0" w:color="auto"/>
        <w:bottom w:val="none" w:sz="0" w:space="0" w:color="auto"/>
        <w:right w:val="none" w:sz="0" w:space="0" w:color="auto"/>
      </w:divBdr>
      <w:divsChild>
        <w:div w:id="97608182">
          <w:marLeft w:val="480"/>
          <w:marRight w:val="0"/>
          <w:marTop w:val="0"/>
          <w:marBottom w:val="0"/>
          <w:divBdr>
            <w:top w:val="none" w:sz="0" w:space="0" w:color="auto"/>
            <w:left w:val="none" w:sz="0" w:space="0" w:color="auto"/>
            <w:bottom w:val="none" w:sz="0" w:space="0" w:color="auto"/>
            <w:right w:val="none" w:sz="0" w:space="0" w:color="auto"/>
          </w:divBdr>
        </w:div>
        <w:div w:id="907884164">
          <w:marLeft w:val="480"/>
          <w:marRight w:val="0"/>
          <w:marTop w:val="0"/>
          <w:marBottom w:val="0"/>
          <w:divBdr>
            <w:top w:val="none" w:sz="0" w:space="0" w:color="auto"/>
            <w:left w:val="none" w:sz="0" w:space="0" w:color="auto"/>
            <w:bottom w:val="none" w:sz="0" w:space="0" w:color="auto"/>
            <w:right w:val="none" w:sz="0" w:space="0" w:color="auto"/>
          </w:divBdr>
        </w:div>
      </w:divsChild>
    </w:div>
    <w:div w:id="2007171703">
      <w:bodyDiv w:val="1"/>
      <w:marLeft w:val="0"/>
      <w:marRight w:val="0"/>
      <w:marTop w:val="0"/>
      <w:marBottom w:val="0"/>
      <w:divBdr>
        <w:top w:val="none" w:sz="0" w:space="0" w:color="auto"/>
        <w:left w:val="none" w:sz="0" w:space="0" w:color="auto"/>
        <w:bottom w:val="none" w:sz="0" w:space="0" w:color="auto"/>
        <w:right w:val="none" w:sz="0" w:space="0" w:color="auto"/>
      </w:divBdr>
    </w:div>
    <w:div w:id="2047178125">
      <w:bodyDiv w:val="1"/>
      <w:marLeft w:val="0"/>
      <w:marRight w:val="0"/>
      <w:marTop w:val="0"/>
      <w:marBottom w:val="0"/>
      <w:divBdr>
        <w:top w:val="none" w:sz="0" w:space="0" w:color="auto"/>
        <w:left w:val="none" w:sz="0" w:space="0" w:color="auto"/>
        <w:bottom w:val="none" w:sz="0" w:space="0" w:color="auto"/>
        <w:right w:val="none" w:sz="0" w:space="0" w:color="auto"/>
      </w:divBdr>
    </w:div>
    <w:div w:id="2070180888">
      <w:bodyDiv w:val="1"/>
      <w:marLeft w:val="0"/>
      <w:marRight w:val="0"/>
      <w:marTop w:val="0"/>
      <w:marBottom w:val="0"/>
      <w:divBdr>
        <w:top w:val="none" w:sz="0" w:space="0" w:color="auto"/>
        <w:left w:val="none" w:sz="0" w:space="0" w:color="auto"/>
        <w:bottom w:val="none" w:sz="0" w:space="0" w:color="auto"/>
        <w:right w:val="none" w:sz="0" w:space="0" w:color="auto"/>
      </w:divBdr>
    </w:div>
    <w:div w:id="209304684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7652CA1-1AFB-5B4C-ADFC-0BF477A5D22E}">
  <we:reference id="wa104382081" version="1.55.1.0" store="fr-FR" storeType="OMEX"/>
  <we:alternateReferences>
    <we:reference id="wa104382081" version="1.55.1.0" store="fr-FR" storeType="OMEX"/>
  </we:alternateReferences>
  <we:properties>
    <we:property name="MENDELEY_CITATIONS" value="[{&quot;citationID&quot;:&quot;MENDELEY_CITATION_3673b388-24c2-4e62-b26c-4f078df1056b&quot;,&quot;properties&quot;:{&quot;noteIndex&quot;:0},&quot;isEdited&quot;:false,&quot;manualOverride&quot;:{&quot;isManuallyOverridden&quot;:false,&quot;citeprocText&quot;:&quot;(Dauzat &amp;#38; Eroy, 1997)&quot;,&quot;manualOverrideText&quot;:&quot;&quot;},&quot;citationTag&quot;:&quot;MENDELEY_CITATION_v3_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&quot;,&quot;citationItems&quot;:[{&quot;id&quot;:&quot;316f2a7b-dae0-312d-8445-63f0543ac5d2&quot;,&quot;itemData&quot;:{&quot;type&quot;:&quot;chapter&quot;,&quot;id&quot;:&quot;316f2a7b-dae0-312d-8445-63f0543ac5d2&quot;,&quot;title&quot;:&quot;Simulating light regime and intercrop yields in coconut based farming systems&quot;,&quot;author&quot;:[{&quot;family&quot;:&quot;Dauzat&quot;,&quot;given&quot;:&quot;J.&quot;,&quot;parse-names&quot;:false,&quot;dropping-particle&quot;:&quot;&quot;,&quot;non-dropping-particle&quot;:&quot;&quot;},{&quot;family&quot;:&quot;Eroy&quot;,&quot;given&quot;:&quot;M.N.&quot;,&quot;parse-names&quot;:false,&quot;dropping-particle&quot;:&quot;&quot;,&quot;non-dropping-particle&quot;:&quot;&quot;}],&quot;container-title&quot;:&quot;Developments in Crop Science&quot;,&quot;DOI&quot;:&quot;10.1016/S0378-519X(97)80011-6&quot;,&quot;ISSN&quot;:&quot;0378519X&quot;,&quot;URL&quot;:&quot;https://linkinghub.elsevier.com/retrieve/pii/S0378519X97800116&quot;,&quot;issued&quot;:{&quot;date-parts&quot;:[[1997]]},&quot;page&quot;:&quot;87-98&quot;,&quot;abstract&quot;:&quot;Intercropping experiments of corn and mungbean have been conducted at the Davao Research Center of the Philippines Coconut Authority under coconut stands at different densities. Yields obtained in these experiments are more or less linear functions of the photosynthetically active radiation measured under the trees. In order to extrapolate these results for other palm ages and densities, the following steps have been achieved: (1) measurement and modeling of the architecture of 5, 20 and 40 year old palms, (2) generation of virtual coconut stands, (3) simulation of light transmission using these virtual stands, (4) prediction of intercrop yields by combining the results of intercropping experiments and the simulated light transmission. The simulated light transmission under 5, 20 and 40 year old coconut stands were close enough to field measurements to consider that both computerized coconut mock-ups and radiative models are valid. Radiative simulation experiments could thus be performed in order to assess the effect of coconut density on photosynthetically active radiation (PAR) transmission as well as the effect of frond pruning. Results exhibit a nearly linear relationship between light transmission and tree density. Pruning also appears as an effective mean of increasing the light permeability of coconut stands. These results are interpreted in terms of corn and mungbean yields by combining radiative simulations and field intercropping experiments. © 1997 Elsevier B.V. All rights reserved.&quot;,&quot;issue&quot;:&quot;C&quot;,&quot;volume&quot;:&quot;25&quot;,&quot;container-title-short&quot;:&quot;&quot;},&quot;isTemporary&quot;:false}]},{&quot;citationID&quot;:&quot;MENDELEY_CITATION_23e58828-8c5e-4185-ae36-c8599334e4b0&quot;,&quot;properties&quot;:{&quot;noteIndex&quot;:0},&quot;isEdited&quot;:false,&quot;manualOverride&quot;:{&quot;isManuallyOverridden&quot;:true,&quot;citeprocText&quot;:&quot;(Schymanski &amp;#38; Or, 2017)&quot;,&quot;manualOverrideText&quot;:&quot;Schymanski and Or (2017)&quot;},&quot;citationTag&quot;:&quot;MENDELEY_CITATION_v3_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&quot;,&quot;citationItems&quot;:[{&quot;id&quot;:&quot;fd5bf85d-756e-34d1-9681-a69b5e2b5615&quot;,&quot;itemData&quot;:{&quot;type&quot;:&quot;article-journal&quot;,&quot;id&quot;:&quot;fd5bf85d-756e-34d1-9681-a69b5e2b5615&quot;,&quot;title&quot;:&quot;Leaf-scale experiments reveal an important omission in the Penman-Monteith equation&quot;,&quot;author&quot;:[{&quot;family&quot;:&quot;Schymanski&quot;,&quot;given&quot;:&quot;Stanislaus J.&quot;,&quot;parse-names&quot;:false,&quot;dropping-particle&quot;:&quot;&quot;,&quot;non-dropping-particle&quot;:&quot;&quot;},{&quot;family&quot;:&quot;Or&quot;,&quot;given&quot;:&quot;Dani&quot;,&quot;parse-names&quot;:false,&quot;dropping-particle&quot;:&quot;&quot;,&quot;non-dropping-particle&quot;:&quot;&quot;}],&quot;container-title&quot;:&quot;Hydrology and Earth System Sciences&quot;,&quot;container-title-short&quot;:&quot;Hydrol Earth Syst Sci&quot;,&quot;DOI&quot;:&quot;10.5194/hess-21-685-2017&quot;,&quot;ISSN&quot;:&quot;16077938&quot;,&quot;issued&quot;:{&quot;date-parts&quot;:[[2017,2,2]]},&quot;page&quot;:&quot;685-706&quot;,&quot;abstract&quot;:&quot;The Penman-Monteith (PM) equation is commonly considered the most advanced physically based approach to computing transpiration rates from plants considering stomatal conductance and atmospheric drivers. It has been widely evaluated at the canopy scale, where aerodynamic and canopy resistance to water vapour are difficult to estimate directly, leading to various empirical corrections when scaling from leaf to canopy. Here, we evaluated the PM equation directly at the leaf scale, using a detailed leaf energy balance model and direct measurements in a controlled, insulated wind tunnel using artificial leaves with fixed and predefined stomatal conductance. Experimental results were consistent with a detailed leaf energy balance model; however, the results revealed systematic deviations from PM-predicted fluxes, which pointed to fundamental problems with the PM equation. Detailed analysis of the derivation by Monteith(1965) and subsequent amendments revealed two errors: one in neglecting two-sided exchange of sensible heat by a planar leaf, and the other related to the representation of hypostomatous leaves, which are very common in temperate climates. The omission of two-sided sensible heat flux led to bias in simulated latent heat flux by the PM equation, which was as high as 50% of the observed flux in some experiments. Furthermore, we found that the neglect of feedbacks between leaf temperature and radiative energy exchange can lead to additional bias in both latent and sensible heat fluxes. A corrected set of analytical solutions for leaf temperature as well as latent and sensible heat flux is presented, and comparison with the original PM equation indicates a major improvement in reproducing experimental results at the leaf scale. The errors in the original PM equation and its failure to reproduce experimental results at the leaf scale (for which it was originally derived) propagate into inaccurate sensitivities of transpiration and sensible heat fluxes to changes in atmospheric conditions, such as those associated with climate change (even with reasonable present-day performance after calibration). The new formulation presented here rectifies some of the shortcomings of the PM equation and could provide a more robust starting point for canopy representation and climate change studies.&quot;,&quot;publisher&quot;:&quot;Copernicus GmbH&quot;,&quot;issue&quot;:&quot;2&quot;,&quot;volume&quot;:&quot;21&quot;},&quot;isTemporary&quot;:false}]},{&quot;citationID&quot;:&quot;MENDELEY_CITATION_da53a35f-6c90-4da3-a6c0-a0d7efe203d8&quot;,&quot;properties&quot;:{&quot;noteIndex&quot;:0},&quot;isEdited&quot;:false,&quot;manualOverride&quot;:{&quot;isManuallyOverridden&quot;:false,&quot;citeprocText&quot;:&quot;(Farquhar et al., 1980)&quot;,&quot;manualOverrideText&quot;:&quot;&quot;},&quot;citationTag&quot;:&quot;MENDELEY_CITATION_v3_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&quot;,&quot;citationItems&quot;:[{&quot;id&quot;:&quot;705ee442-1d5f-30e4-85c8-b9ed8eb24b28&quot;,&quot;itemData&quot;:{&quot;type&quot;:&quot;article-journal&quot;,&quot;id&quot;:&quot;705ee442-1d5f-30e4-85c8-b9ed8eb24b28&quot;,&quot;title&quot;:&quot;A biochemical model of photosynthetic CO2 assimilation in leaves of C3 species&quot;,&quot;author&quot;:[{&quot;family&quot;:&quot;Farquhar&quot;,&quot;given&quot;:&quot;G. D.&quot;,&quot;parse-names&quot;:false,&quot;dropping-particle&quot;:&quot;&quot;,&quot;non-dropping-particle&quot;:&quot;&quot;},{&quot;family&quot;:&quot;Caemmerer&quot;,&quot;given&quot;:&quot;S.&quot;,&quot;parse-names&quot;:false,&quot;dropping-particle&quot;:&quot;&quot;,&quot;non-dropping-particle&quot;:&quot;&quot;},{&quot;family&quot;:&quot;Berry&quot;,&quot;given&quot;:&quot;J A&quot;,&quot;parse-names&quot;:false,&quot;dropping-particle&quot;:&quot;&quot;,&quot;non-dropping-particle&quot;:&quot;&quot;}],&quot;container-title&quot;:&quot;Planta&quot;,&quot;container-title-short&quot;:&quot;Planta&quot;,&quot;ISSN&quot;:&quot;0032-0935&quot;,&quot;URL&quot;:&quot;http://dx.doi.org/10.1007/BF00386231&quot;,&quot;issued&quot;:{&quot;date-parts&quot;:[[1980]]},&quot;page&quot;:&quot;78-90-90&quot;,&quot;abstract&quot;:&quot;Various aspects of the biochemistry of photosynthetic carbon assimilation in C3plants are integrated into a form compatible with studies of gas exchange in leaves. These aspects include the kinetic...&quot;,&quot;issue&quot;:&quot;1&quot;,&quot;volume&quot;:&quot;149&quot;},&quot;isTemporary&quot;:false}]},{&quot;citationID&quot;:&quot;MENDELEY_CITATION_3d0b7f59-af56-4cff-a29e-1cc2b746a145&quot;,&quot;properties&quot;:{&quot;noteIndex&quot;:0},&quot;isEdited&quot;:false,&quot;manualOverride&quot;:{&quot;isManuallyOverridden&quot;:false,&quot;citeprocText&quot;:&quot;(Medlyn et al., 2011)&quot;,&quot;manualOverrideText&quot;:&quot;&quot;},&quot;citationTag&quot;:&quot;MENDELEY_CITATION_v3_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&quot;,&quot;citationItems&quot;:[{&quot;id&quot;:&quot;5342adb9-7c4b-3db4-a0f4-f8f24a915d6f&quot;,&quot;itemData&quot;:{&quot;type&quot;:&quot;article-journal&quot;,&quot;id&quot;:&quot;5342adb9-7c4b-3db4-a0f4-f8f24a915d6f&quot;,&quot;title&quot;:&quot;Reconciling the optimal and empirical approaches to modelling stomatal conductance&quot;,&quot;author&quot;:[{&quot;family&quot;:&quot;Medlyn&quot;,&quot;given&quot;:&quot;Belinda E.&quot;,&quot;parse-names&quot;:false,&quot;dropping-particle&quot;:&quot;&quot;,&quot;non-dropping-particle&quot;:&quot;&quot;},{&quot;family&quot;:&quot;Duursma&quot;,&quot;given&quot;:&quot;Remko A.&quot;,&quot;parse-names&quot;:false,&quot;dropping-particle&quot;:&quot;&quot;,&quot;non-dropping-particle&quot;:&quot;&quot;},{&quot;family&quot;:&quot;Eamus&quot;,&quot;given&quot;:&quot;Derek&quot;,&quot;parse-names&quot;:false,&quot;dropping-particle&quot;:&quot;&quot;,&quot;non-dropping-particle&quot;:&quot;&quot;},{&quot;family&quot;:&quot;Ellsworth&quot;,&quot;given&quot;:&quot;David S.&quot;,&quot;parse-names&quot;:false,&quot;dropping-particle&quot;:&quot;&quot;,&quot;non-dropping-particle&quot;:&quot;&quot;},{&quot;family&quot;:&quot;Prentice&quot;,&quot;given&quot;:&quot;I. Colin&quot;,&quot;parse-names&quot;:false,&quot;dropping-particle&quot;:&quot;&quot;,&quot;non-dropping-particle&quot;:&quot;&quot;},{&quot;family&quot;:&quot;Barton&quot;,&quot;given&quot;:&quot;Craig V.M.&quot;,&quot;parse-names&quot;:false,&quot;dropping-particle&quot;:&quot;&quot;,&quot;non-dropping-particle&quot;:&quot;&quot;},{&quot;family&quot;:&quot;Crous&quot;,&quot;given&quot;:&quot;Kristine Y.&quot;,&quot;parse-names&quot;:false,&quot;dropping-particle&quot;:&quot;&quot;,&quot;non-dropping-particle&quot;:&quot;&quot;},{&quot;family&quot;:&quot;Angelis&quot;,&quot;given&quot;:&quot;Paolo&quot;,&quot;parse-names&quot;:false,&quot;dropping-particle&quot;:&quot;&quot;,&quot;non-dropping-particle&quot;:&quot;De&quot;},{&quot;family&quot;:&quot;Freeman&quot;,&quot;given&quot;:&quot;Michael&quot;,&quot;parse-names&quot;:false,&quot;dropping-particle&quot;:&quot;&quot;,&quot;non-dropping-particle&quot;:&quot;&quot;},{&quot;family&quot;:&quot;Wingate&quot;,&quot;given&quot;:&quot;Lisa&quot;,&quot;parse-names&quot;:false,&quot;dropping-particle&quot;:&quot;&quot;,&quot;non-dropping-particle&quot;:&quot;&quot;}],&quot;container-title&quot;:&quot;Global Change Biology&quot;,&quot;container-title-short&quot;:&quot;Glob Chang Biol&quot;,&quot;DOI&quot;:&quot;10.1111/j.1365-2486.2010.02375.x&quot;,&quot;ISSN&quot;:&quot;13541013&quot;,&quot;issued&quot;:{&quot;date-parts&quot;:[[2011]]},&quot;page&quot;:&quot;2134-2144&quot;,&quot;abstract&quot;:&quot;Models of vegetation function are widely used to predict the effects of climate change on carbon, water and nutrient cycles of terrestrial ecosystems, and their feedbacks to climate. Stomatal conductance, the process that governs plant water use and carbon uptake, is fundamental to such models. In this paper, we reconcile two long-standing theories of stomatal conductance. The empirical approach, which is most commonly used in vegetation models, is phenomenological, based on experimental observations of stomatal behaviour in response to environmental conditions. The optimal approach is based on the theoretical argument that stomata should act to minimize the amount of water used per unit carbon gained. We reconcile these two approaches by showing that the theory of optimal stomatal conductance can be used to derive a model of stomatal conductance that is closely analogous to the empirical models. Consequently, we obtain a unified stomatal model which has a similar form to existing empirical models, but which now provides a theoretical interpretation for model parameter values. The key model parameter, g1, is predicted to increase with growth temperature and with the marginal water cost of carbon gain. The new model is fitted to a range of datasets ranging from tropical to boreal trees. The parameter g1 is shown to vary with growth temperature, as predicted, and also with plant functional type. The model is shown to correctly capture responses of stomatal conductance to changing atmospheric CO2, and thus can be used to test for stomatal acclimation to elevated CO2. The reconciliation of the optimal and empirical approaches to modelling stomatal conductance is important for global change biology because it provides a simple theoretical framework for analyzing, and simulating, the coupling between carbon and water cycles under environmental change. © 2011 Blackwell Publishing Ltd.&quot;,&quot;issue&quot;:&quot;6&quot;,&quot;volume&quot;:&quot;17&quot;},&quot;isTemporary&quot;:false}]},{&quot;citationID&quot;:&quot;MENDELEY_CITATION_d10d4b64-e285-4bfb-9ee6-dff0f4107ba2&quot;,&quot;properties&quot;:{&quot;noteIndex&quot;:0},&quot;isEdited&quot;:false,&quot;manualOverride&quot;:{&quot;isManuallyOverridden&quot;:false,&quot;citeprocText&quot;:&quot;(Blender Development Team, 2022)&quot;,&quot;manualOverrideText&quot;:&quot;&quot;},&quot;citationTag&quot;:&quot;MENDELEY_CITATION_v3_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&quot;,&quot;citationItems&quot;:[{&quot;id&quot;:&quot;8fb522f7-1a8a-3474-926c-250f0405c779&quot;,&quot;itemData&quot;:{&quot;type&quot;:&quot;article&quot;,&quot;id&quot;:&quot;8fb522f7-1a8a-3474-926c-250f0405c779&quot;,&quot;title&quot;:&quot;Blender&quot;,&quot;author&quot;:[{&quot;family&quot;:&quot;Blender Development Team&quot;,&quot;given&quot;:&quot;&quot;,&quot;parse-names&quot;:false,&quot;dropping-particle&quot;:&quot;&quot;,&quot;non-dropping-particle&quot;:&quot;&quot;}],&quot;number&quot;:&quot;3.1.0&quot;,&quot;issued&quot;:{&quot;date-parts&quot;:[[2022]]},&quot;publisher&quot;:&quot;https://www.blender.org&quot;,&quot;container-title-short&quot;:&quot;&quot;},&quot;isTemporary&quot;:false}]},{&quot;citationID&quot;:&quot;MENDELEY_CITATION_c434aaae-699b-4cad-8e7d-f7b8610cc50f&quot;,&quot;properties&quot;:{&quot;noteIndex&quot;:0},&quot;isEdited&quot;:false,&quot;manualOverride&quot;:{&quot;isManuallyOverridden&quot;:false,&quot;citeprocText&quot;:&quot;(Griffon &amp;#38; de Coligny, 2014)&quot;,&quot;manualOverrideText&quot;:&quot;&quot;},&quot;citationTag&quot;:&quot;MENDELEY_CITATION_v3_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&quot;,&quot;citationItems&quot;:[{&quot;id&quot;:&quot;6caa59db-b158-3606-8cbb-ca8792f9cb47&quot;,&quot;itemData&quot;:{&quot;type&quot;:&quot;article-journal&quot;,&quot;id&quot;:&quot;6caa59db-b158-3606-8cbb-ca8792f9cb47&quot;,&quot;title&quot;:&quot;AMAPstudio: An editing and simulation software suite for plants architecture modelling&quot;,&quot;author&quot;:[{&quot;family&quot;:&quot;Griffon&quot;,&quot;given&quot;:&quot;Sébastien&quot;,&quot;parse-names&quot;:false,&quot;dropping-particle&quot;:&quot;&quot;,&quot;non-dropping-particle&quot;:&quot;&quot;},{&quot;family&quot;:&quot;Coligny&quot;,&quot;given&quot;:&quot;François&quot;,&quot;parse-names&quot;:false,&quot;dropping-particle&quot;:&quot;&quot;,&quot;non-dropping-particle&quot;:&quot;de&quot;}],&quot;container-title&quot;:&quot;Ecological Modelling&quot;,&quot;container-title-short&quot;:&quot;Ecol Modell&quot;,&quot;DOI&quot;:&quot;10.1016/j.ecolmodel.2013.10.037&quot;,&quot;ISBN&quot;:&quot;9781467300681&quot;,&quot;ISSN&quot;:&quot;03043800&quot;,&quot;PMID&quot;:&quot;6524825&quot;,&quot;issued&quot;:{&quot;date-parts&quot;:[[2014]]},&quot;page&quot;:&quot;3-10&quot;,&quot;abstract&quot;:&quot;AMAPstudio is a software suite dedicated to plants architecture modelling, designed for botanists and agronomists, providing features to edit, visualise, explore and simulate multi-scale plant descriptions.AMAPstudio is based on the multi-scale tree graph (MTG) data structure, which is commonly used to represent plant topology. The user can explore and edit the topology and the geometry of one or several plants. Specific data can be extracted with combinations of criteria and can be visualised in tables and graphs. Simple analysis functions can be run and data can be exported to external tools, e.g. R or any other statistical computing environment, for more specific analyses.AMAPstudio is also a framework in which modellers can integrate their own plant simulation models to build plant growth or scene dynamics scenarios and explore the results.Models can be of different kinds, they can address more or less functioning and interaction with other plants or with the environment, possibly enabling to run ecological studies.AMAPstudio is an open software built according to the Capsis methodology. It is scenario oriented and brings particularly interactive editors easing the daily work and knowledge transfer. It is a free open-source software (LGPL) available on all Java compatible operating systems and it can be downloaded on http://amapstudio.cirad.fr.&quot;,&quot;issue&quot;:&quot;C&quot;,&quot;volume&quot;:&quot;29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f3bb3ef3-874e-4bfe-a810-81c575a8e62c" xsi:nil="true"/>
    <lcf76f155ced4ddcb4097134ff3c332f xmlns="f3bb3ef3-874e-4bfe-a810-81c575a8e62c">
      <Terms xmlns="http://schemas.microsoft.com/office/infopath/2007/PartnerControls"/>
    </lcf76f155ced4ddcb4097134ff3c332f>
    <TaxCatchAll xmlns="e34d10b2-fd51-419d-813d-033af586915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17E2E441AD8840AD152F485CF91FFD" ma:contentTypeVersion="15" ma:contentTypeDescription="Crée un document." ma:contentTypeScope="" ma:versionID="c0f0822c4d3d23f54e8bfc3d3a9f4a18">
  <xsd:schema xmlns:xsd="http://www.w3.org/2001/XMLSchema" xmlns:xs="http://www.w3.org/2001/XMLSchema" xmlns:p="http://schemas.microsoft.com/office/2006/metadata/properties" xmlns:ns2="f3bb3ef3-874e-4bfe-a810-81c575a8e62c" xmlns:ns3="e34d10b2-fd51-419d-813d-033af586915c" targetNamespace="http://schemas.microsoft.com/office/2006/metadata/properties" ma:root="true" ma:fieldsID="3820d72192df8612084c7968836cd773" ns2:_="" ns3:_="">
    <xsd:import namespace="f3bb3ef3-874e-4bfe-a810-81c575a8e62c"/>
    <xsd:import namespace="e34d10b2-fd51-419d-813d-033af58691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bb3ef3-874e-4bfe-a810-81c575a8e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9e3a0ad9-0a94-465f-8466-410c9be2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4d10b2-fd51-419d-813d-033af58691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027014d-c44e-4091-b2ec-b4e5a1a9af0b}" ma:internalName="TaxCatchAll" ma:showField="CatchAllData" ma:web="e34d10b2-fd51-419d-813d-033af5869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C5BCE-B39E-49E3-B522-58083B130570}">
  <ds:schemaRefs>
    <ds:schemaRef ds:uri="http://schemas.microsoft.com/office/2006/metadata/properties"/>
    <ds:schemaRef ds:uri="http://schemas.microsoft.com/office/infopath/2007/PartnerControls"/>
    <ds:schemaRef ds:uri="f3bb3ef3-874e-4bfe-a810-81c575a8e62c"/>
    <ds:schemaRef ds:uri="e34d10b2-fd51-419d-813d-033af586915c"/>
  </ds:schemaRefs>
</ds:datastoreItem>
</file>

<file path=customXml/itemProps2.xml><?xml version="1.0" encoding="utf-8"?>
<ds:datastoreItem xmlns:ds="http://schemas.openxmlformats.org/officeDocument/2006/customXml" ds:itemID="{F38FF21F-5668-47C8-9758-B97C37D2CFB4}">
  <ds:schemaRefs>
    <ds:schemaRef ds:uri="http://schemas.microsoft.com/sharepoint/v3/contenttype/forms"/>
  </ds:schemaRefs>
</ds:datastoreItem>
</file>

<file path=customXml/itemProps3.xml><?xml version="1.0" encoding="utf-8"?>
<ds:datastoreItem xmlns:ds="http://schemas.openxmlformats.org/officeDocument/2006/customXml" ds:itemID="{C4051EB1-FCD3-4905-81F9-8A1C8D0F3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bb3ef3-874e-4bfe-a810-81c575a8e62c"/>
    <ds:schemaRef ds:uri="e34d10b2-fd51-419d-813d-033af5869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34A0577-6BE7-4990-AF5D-89D7EFCB3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2036</TotalTime>
  <Pages>1</Pages>
  <Words>519</Words>
  <Characters>2860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3373</CharactersWithSpaces>
  <SharedDoc>false</SharedDoc>
  <HLinks>
    <vt:vector size="12" baseType="variant">
      <vt:variant>
        <vt:i4>5767184</vt:i4>
      </vt:variant>
      <vt:variant>
        <vt:i4>114</vt:i4>
      </vt:variant>
      <vt:variant>
        <vt:i4>0</vt:i4>
      </vt:variant>
      <vt:variant>
        <vt:i4>5</vt:i4>
      </vt:variant>
      <vt:variant>
        <vt:lpwstr>https://palmstudio.github.io/Biophysics_database_palm/</vt:lpwstr>
      </vt:variant>
      <vt:variant>
        <vt:lpwstr/>
      </vt:variant>
      <vt:variant>
        <vt:i4>4849691</vt:i4>
      </vt:variant>
      <vt:variant>
        <vt:i4>15</vt:i4>
      </vt:variant>
      <vt:variant>
        <vt:i4>0</vt:i4>
      </vt:variant>
      <vt:variant>
        <vt:i4>5</vt:i4>
      </vt:variant>
      <vt:variant>
        <vt:lpwstr>https://www.ecotron.cnrs.fr/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Raphaël PEREZ</cp:lastModifiedBy>
  <cp:revision>1176</cp:revision>
  <dcterms:created xsi:type="dcterms:W3CDTF">2024-11-25T09:48:00Z</dcterms:created>
  <dcterms:modified xsi:type="dcterms:W3CDTF">2025-07-31T14:07:00Z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0x010100D817E2E441AD8840AD152F485CF91FFD</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activity">
    <vt:lpwstr>{"FileActivityType":"9","FileActivityTimeStamp":"2024-04-09T10:19:24.627Z","FileActivityUsersOnPage":[{"DisplayName":"Raphaël PEREZ","Id":"raphael.perez@cirad.fr"},{"DisplayName":"Thomas ARSOUZE","Id":"thomas.arsouze@cirad.fr"},{"DisplayName":"Rémi VEZY",</vt:lpwstr>
  </property>
  <property fmtid="{D5CDD505-2E9C-101B-9397-08002B2CF9AE}" pid="7" name="_ExtendedDescription">
    <vt:lpwstr/>
  </property>
  <property fmtid="{D5CDD505-2E9C-101B-9397-08002B2CF9AE}" pid="8" name="TriggerFlowInfo">
    <vt:lpwstr/>
  </property>
  <property fmtid="{D5CDD505-2E9C-101B-9397-08002B2CF9AE}" pid="9" name="SharedWithUsers">
    <vt:lpwstr>144;#Thomas ARSOUZE;#7;#Rémi VEZY</vt:lpwstr>
  </property>
  <property fmtid="{D5CDD505-2E9C-101B-9397-08002B2CF9AE}" pid="10" name="MediaServiceImageTags">
    <vt:lpwstr/>
  </property>
  <property fmtid="{D5CDD505-2E9C-101B-9397-08002B2CF9AE}" pid="11" name="ZOTERO_PREF_1">
    <vt:lpwstr>&lt;data data-version="3" zotero-version="7.0.5"&gt;&lt;session id="fXxZcBYh"/&gt;&lt;style id="http://www.zotero.org/styles/elsevier-harvard" hasBibliography="1" bibliographyStyleHasBeenSet="1"/&gt;&lt;prefs&gt;&lt;pref name="fieldType" value="Field"/&gt;&lt;/prefs&gt;&lt;/data&gt;</vt:lpwstr>
  </property>
</Properties>
</file>